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EF854" w14:textId="77777777" w:rsidR="004C6C10" w:rsidRDefault="004C6C10" w:rsidP="004C6C10"/>
    <w:p w14:paraId="0A495FD2" w14:textId="77777777" w:rsidR="004C6C10" w:rsidRDefault="004C6C10" w:rsidP="004C6C10"/>
    <w:p w14:paraId="3BEDC2B2" w14:textId="77777777" w:rsidR="004C6C10" w:rsidRDefault="004C6C10" w:rsidP="004C6C10"/>
    <w:p w14:paraId="2B53047A" w14:textId="77777777" w:rsidR="004C6C10" w:rsidRDefault="004C6C10" w:rsidP="004C6C10"/>
    <w:p w14:paraId="2ADF7FAF" w14:textId="77777777" w:rsidR="004C6C10" w:rsidRDefault="004C6C10" w:rsidP="004C6C10"/>
    <w:p w14:paraId="5B321B5D" w14:textId="77777777" w:rsidR="004C6C10" w:rsidRDefault="004C6C10" w:rsidP="004C6C10"/>
    <w:p w14:paraId="2C50A0DE" w14:textId="77777777" w:rsidR="004C6C10" w:rsidRDefault="004C6C10" w:rsidP="004C6C10"/>
    <w:p w14:paraId="2C383593" w14:textId="77777777" w:rsidR="004C6C10" w:rsidRDefault="004C6C10" w:rsidP="004C6C10"/>
    <w:p w14:paraId="036C027A" w14:textId="77777777" w:rsidR="004C6C10" w:rsidRDefault="004C6C10" w:rsidP="004C6C10"/>
    <w:p w14:paraId="61A7AD07" w14:textId="77777777" w:rsidR="004C6C10" w:rsidRPr="00494604" w:rsidRDefault="004C6C10" w:rsidP="004C6C10">
      <w:pPr>
        <w:rPr>
          <w:sz w:val="40"/>
          <w:lang w:val="en-US"/>
        </w:rPr>
      </w:pPr>
      <w:r w:rsidRPr="00494604">
        <w:rPr>
          <w:sz w:val="40"/>
          <w:lang w:val="en-US"/>
        </w:rPr>
        <w:t>A</w:t>
      </w:r>
      <w:r>
        <w:rPr>
          <w:sz w:val="40"/>
          <w:lang w:val="en-US"/>
        </w:rPr>
        <w:t>nnex</w:t>
      </w:r>
      <w:r w:rsidRPr="00494604">
        <w:rPr>
          <w:sz w:val="40"/>
          <w:lang w:val="en-US"/>
        </w:rPr>
        <w:t xml:space="preserve"> </w:t>
      </w:r>
      <w:r>
        <w:rPr>
          <w:sz w:val="40"/>
          <w:lang w:val="en-US"/>
        </w:rPr>
        <w:t>24</w:t>
      </w:r>
    </w:p>
    <w:p w14:paraId="78A5D3E9" w14:textId="77777777" w:rsidR="004C6C10" w:rsidRPr="00494604" w:rsidRDefault="004C6C10" w:rsidP="004C6C10">
      <w:pPr>
        <w:rPr>
          <w:sz w:val="40"/>
          <w:lang w:val="en-US"/>
        </w:rPr>
      </w:pPr>
      <w:r w:rsidRPr="00494604">
        <w:rPr>
          <w:sz w:val="40"/>
          <w:lang w:val="en-US"/>
        </w:rPr>
        <w:t>Contractor´s Insurances</w:t>
      </w:r>
    </w:p>
    <w:p w14:paraId="0CBF80D7" w14:textId="77777777" w:rsidR="004C6C10" w:rsidRPr="00494604" w:rsidRDefault="004C6C10" w:rsidP="004C6C10">
      <w:pPr>
        <w:rPr>
          <w:sz w:val="40"/>
          <w:lang w:val="en-US"/>
        </w:rPr>
      </w:pPr>
    </w:p>
    <w:p w14:paraId="29BE80DD" w14:textId="77777777" w:rsidR="004C6C10" w:rsidRPr="00494604" w:rsidDel="00024DEB" w:rsidRDefault="004C6C10" w:rsidP="004C6C10">
      <w:pPr>
        <w:rPr>
          <w:del w:id="0" w:author="Collin Hamilton" w:date="2021-08-03T09:46:00Z"/>
          <w:sz w:val="40"/>
          <w:lang w:val="en-US"/>
        </w:rPr>
      </w:pPr>
    </w:p>
    <w:p w14:paraId="0C626013" w14:textId="77777777" w:rsidR="004C6C10" w:rsidRPr="00494604" w:rsidRDefault="004C6C10" w:rsidP="004C6C10">
      <w:pPr>
        <w:rPr>
          <w:sz w:val="40"/>
          <w:lang w:val="en-US"/>
        </w:rPr>
      </w:pPr>
    </w:p>
    <w:p w14:paraId="350C7ED0" w14:textId="77777777" w:rsidR="004C6C10" w:rsidRDefault="004C6C10" w:rsidP="004C6C10">
      <w:pPr>
        <w:rPr>
          <w:sz w:val="40"/>
          <w:lang w:val="en-US"/>
        </w:rPr>
      </w:pPr>
      <w:r>
        <w:rPr>
          <w:sz w:val="40"/>
          <w:lang w:val="en-US"/>
        </w:rPr>
        <w:br w:type="page"/>
      </w:r>
    </w:p>
    <w:p w14:paraId="3B69B719" w14:textId="77777777" w:rsidR="004C6C10" w:rsidRDefault="004C6C10" w:rsidP="004C6C10">
      <w:pPr>
        <w:pStyle w:val="Heading1"/>
      </w:pPr>
      <w:bookmarkStart w:id="1" w:name="_Toc534903873"/>
      <w:bookmarkStart w:id="2" w:name="_Toc56605055"/>
      <w:proofErr w:type="gramStart"/>
      <w:r>
        <w:lastRenderedPageBreak/>
        <w:t>Seguros a ser proporcionados</w:t>
      </w:r>
      <w:proofErr w:type="gramEnd"/>
      <w:r>
        <w:t xml:space="preserve"> por el Contratista</w:t>
      </w:r>
      <w:bookmarkEnd w:id="1"/>
      <w:bookmarkEnd w:id="2"/>
    </w:p>
    <w:p w14:paraId="61A20323" w14:textId="77777777" w:rsidR="004C6C10" w:rsidRDefault="004C6C10" w:rsidP="004C6C10"/>
    <w:p w14:paraId="1F5F3361" w14:textId="77777777" w:rsidR="004C6C10" w:rsidRPr="00F34D30" w:rsidRDefault="004C6C10" w:rsidP="004C6C10">
      <w:pPr>
        <w:jc w:val="both"/>
      </w:pPr>
      <w:r w:rsidRPr="00F34D30">
        <w:t>El Contratista estará obligado a contratar los seguros que se expresan más adelante y entregar al (</w:t>
      </w:r>
      <w:proofErr w:type="spellStart"/>
      <w:r>
        <w:t>Owner</w:t>
      </w:r>
      <w:proofErr w:type="spellEnd"/>
      <w:r w:rsidRPr="00F34D30">
        <w:t xml:space="preserve">) las pólizas respectivas, 7 días hábiles previos al ingreso a la obra. En el evento que el contratista no cumpla con dicha obligación, el </w:t>
      </w:r>
      <w:proofErr w:type="spellStart"/>
      <w:r>
        <w:t>Owner</w:t>
      </w:r>
      <w:proofErr w:type="spellEnd"/>
      <w:r w:rsidRPr="00F34D30">
        <w:t xml:space="preserve"> desde ya se encuentra facultado para contratar, por cuenta y riesgo del Contratista, los seguros que aquí se indican.</w:t>
      </w:r>
    </w:p>
    <w:p w14:paraId="2242C5AA" w14:textId="77777777" w:rsidR="004C6C10" w:rsidRPr="00F34D30" w:rsidRDefault="004C6C10" w:rsidP="004C6C10">
      <w:pPr>
        <w:jc w:val="both"/>
      </w:pPr>
      <w:r w:rsidRPr="00F34D30">
        <w:t xml:space="preserve">El hecho de que el </w:t>
      </w:r>
      <w:proofErr w:type="spellStart"/>
      <w:r>
        <w:t>Owner</w:t>
      </w:r>
      <w:proofErr w:type="spellEnd"/>
      <w:r w:rsidRPr="00F34D30">
        <w:t xml:space="preserve"> contrate los referidos seguros del párrafo precedente, no podrá en caso alguno interpretarse como una liberación de las responsabilidades del Contratista respecto de sus obligaciones relacionadas con o en virtud del presente contrato y de las pólizas de seguros.</w:t>
      </w:r>
    </w:p>
    <w:p w14:paraId="76A5D1C9" w14:textId="77777777" w:rsidR="004C6C10" w:rsidRPr="00F34D30" w:rsidRDefault="004C6C10" w:rsidP="004C6C10">
      <w:pPr>
        <w:jc w:val="both"/>
      </w:pPr>
      <w:r w:rsidRPr="00F34D30">
        <w:t xml:space="preserve">Todos los seguros que contrate el Contratista de conformidad con el presente </w:t>
      </w:r>
      <w:proofErr w:type="gramStart"/>
      <w:r w:rsidRPr="00F34D30">
        <w:t>contrato,</w:t>
      </w:r>
      <w:proofErr w:type="gramEnd"/>
      <w:r w:rsidRPr="00F34D30">
        <w:t xml:space="preserve"> deberán tener una disposición por medio de la cual la compañía aseguradora renuncia a todos y cada uno de los derechos de subrogación que tenga o pudiere tener en contra del </w:t>
      </w:r>
      <w:proofErr w:type="spellStart"/>
      <w:r>
        <w:t>Owner</w:t>
      </w:r>
      <w:proofErr w:type="spellEnd"/>
      <w:r w:rsidRPr="00F34D30">
        <w:t xml:space="preserve"> y de su Cliente, sus oficiales, ejecutivos, directores, gerentes, empleados, y/o agentes en relación con la ejecución de las Obras encomendadas en la presente contrato. </w:t>
      </w:r>
    </w:p>
    <w:p w14:paraId="526E13B7" w14:textId="77777777" w:rsidR="004C6C10" w:rsidRPr="00F34D30" w:rsidRDefault="004C6C10" w:rsidP="004C6C10">
      <w:pPr>
        <w:jc w:val="both"/>
      </w:pPr>
      <w:r w:rsidRPr="00F34D30">
        <w:t>En todo caso, la contratación de cualquier seguro por parte del Contratista no liberará a éste de sus responsabilidades y obligaciones, cualquiera sea su tipo</w:t>
      </w:r>
      <w:r>
        <w:t>, monto</w:t>
      </w:r>
      <w:r w:rsidRPr="00F34D30">
        <w:t xml:space="preserve"> o naturaleza.</w:t>
      </w:r>
    </w:p>
    <w:p w14:paraId="63F72B85" w14:textId="77777777" w:rsidR="004C6C10" w:rsidRPr="00F34D30" w:rsidRDefault="004C6C10" w:rsidP="004C6C10">
      <w:pPr>
        <w:jc w:val="both"/>
      </w:pPr>
      <w:r w:rsidRPr="00F34D30">
        <w:t>Estos seguros deben incluir como ase</w:t>
      </w:r>
      <w:r>
        <w:t>gu</w:t>
      </w:r>
      <w:r w:rsidRPr="00026C9D">
        <w:t>rado adicional al “</w:t>
      </w:r>
      <w:proofErr w:type="spellStart"/>
      <w:r>
        <w:t>Owner</w:t>
      </w:r>
      <w:proofErr w:type="spellEnd"/>
      <w:r w:rsidRPr="00026C9D">
        <w:t>” y deberán tener cláusulas de rehabilitación automática.</w:t>
      </w:r>
    </w:p>
    <w:p w14:paraId="1C4D7791" w14:textId="77777777" w:rsidR="004C6C10" w:rsidRPr="00F34D30" w:rsidRDefault="004C6C10" w:rsidP="004C6C10">
      <w:pPr>
        <w:jc w:val="both"/>
      </w:pPr>
      <w:r w:rsidRPr="00F34D30">
        <w:t>Estos seguros deber contener una cláusula que indique que son primarios respecto de cualquier que pudiera existir.</w:t>
      </w:r>
    </w:p>
    <w:p w14:paraId="62F0BEE1" w14:textId="77777777" w:rsidR="004C6C10" w:rsidRPr="00F34D30" w:rsidRDefault="004C6C10" w:rsidP="004C6C10">
      <w:pPr>
        <w:jc w:val="both"/>
      </w:pPr>
      <w:r w:rsidRPr="00F34D30">
        <w:t xml:space="preserve">Adicionalmente contarán con una cláusula que indique expresamente que la póliza no podrá ser </w:t>
      </w:r>
      <w:r w:rsidRPr="00026C9D">
        <w:t>modificada, cancelada o endosada</w:t>
      </w:r>
      <w:r w:rsidRPr="00F34D30">
        <w:t xml:space="preserve"> sin el previo y expreso consentimiento del </w:t>
      </w:r>
      <w:proofErr w:type="spellStart"/>
      <w:r>
        <w:t>Owner</w:t>
      </w:r>
      <w:proofErr w:type="spellEnd"/>
      <w:r w:rsidRPr="00F34D30">
        <w:t>.</w:t>
      </w:r>
    </w:p>
    <w:p w14:paraId="48D7A956" w14:textId="77777777" w:rsidR="004C6C10" w:rsidRPr="00F34D30" w:rsidRDefault="004C6C10" w:rsidP="004C6C10">
      <w:pPr>
        <w:jc w:val="both"/>
      </w:pPr>
      <w:r w:rsidRPr="00F34D30">
        <w:t xml:space="preserve">El Contratista avisará al </w:t>
      </w:r>
      <w:proofErr w:type="spellStart"/>
      <w:r>
        <w:t>Owner</w:t>
      </w:r>
      <w:proofErr w:type="spellEnd"/>
      <w:r w:rsidRPr="00F34D30">
        <w:t xml:space="preserve">, por la vía más rápida posible, cuando los servicios a prestar sean peligrosos para el personal o bienes del Contratista, del </w:t>
      </w:r>
      <w:proofErr w:type="spellStart"/>
      <w:r>
        <w:t>Owner</w:t>
      </w:r>
      <w:proofErr w:type="spellEnd"/>
      <w:r w:rsidRPr="00F34D30">
        <w:t xml:space="preserve"> o de terceros.</w:t>
      </w:r>
    </w:p>
    <w:p w14:paraId="14881BCA" w14:textId="77777777" w:rsidR="004C6C10" w:rsidRDefault="004C6C10" w:rsidP="004C6C10">
      <w:pPr>
        <w:jc w:val="both"/>
      </w:pPr>
      <w:r w:rsidRPr="00F34D30">
        <w:t>El Contratista deberá obtener y mantener vigente, durante toda la ejecución de las Obras objeto del presente contrato, las pólizas de seguros que se indican a continuación</w:t>
      </w:r>
      <w:r>
        <w:t>:</w:t>
      </w:r>
    </w:p>
    <w:p w14:paraId="449EDC2A" w14:textId="77777777" w:rsidR="004C6C10" w:rsidRDefault="004C6C10" w:rsidP="004C6C10">
      <w:pPr>
        <w:pStyle w:val="Heading2"/>
        <w:rPr>
          <w:rFonts w:eastAsiaTheme="minorHAnsi"/>
        </w:rPr>
      </w:pPr>
      <w:bookmarkStart w:id="3" w:name="_Toc534903874"/>
      <w:bookmarkStart w:id="4" w:name="_Toc56605056"/>
      <w:r>
        <w:rPr>
          <w:rFonts w:eastAsiaTheme="minorHAnsi"/>
        </w:rPr>
        <w:t>Seguro de accidentes del trabajo y enfermedades profesionales</w:t>
      </w:r>
      <w:bookmarkEnd w:id="3"/>
      <w:bookmarkEnd w:id="4"/>
    </w:p>
    <w:p w14:paraId="1D71118D" w14:textId="77777777" w:rsidR="004C6C10" w:rsidRDefault="004C6C10" w:rsidP="004C6C10"/>
    <w:p w14:paraId="15BAFCFB" w14:textId="77777777" w:rsidR="004C6C10" w:rsidRPr="00F34D30" w:rsidRDefault="004C6C10" w:rsidP="004C6C10">
      <w:pPr>
        <w:jc w:val="both"/>
      </w:pPr>
      <w:r w:rsidRPr="00F34D30">
        <w:t xml:space="preserve">El Contratista deberá mantener un seguro contra riesgos de accidentes del trabajo y enfermedades profesionales que cubra a todo su personal empleado en las Obras, </w:t>
      </w:r>
      <w:proofErr w:type="gramStart"/>
      <w:r w:rsidRPr="00F34D30">
        <w:t>de acuerdo a</w:t>
      </w:r>
      <w:proofErr w:type="gramEnd"/>
      <w:r w:rsidRPr="00F34D30">
        <w:t xml:space="preserve"> lo establecido en la Ley </w:t>
      </w:r>
      <w:proofErr w:type="spellStart"/>
      <w:r w:rsidRPr="00F34D30">
        <w:t>N°</w:t>
      </w:r>
      <w:proofErr w:type="spellEnd"/>
      <w:r w:rsidRPr="00F34D30">
        <w:t xml:space="preserve"> 16.744 y sus reglamentos. Para este fin, el Contratista deberá certificar en forma mensual </w:t>
      </w:r>
      <w:r w:rsidRPr="00F34D30">
        <w:lastRenderedPageBreak/>
        <w:t xml:space="preserve">ante el </w:t>
      </w:r>
      <w:proofErr w:type="spellStart"/>
      <w:r>
        <w:t>Owner</w:t>
      </w:r>
      <w:proofErr w:type="spellEnd"/>
      <w:r w:rsidRPr="00F34D30">
        <w:t xml:space="preserve"> el pago oportuno de las contribuciones legales relativas al personal del Contratista empleado en las Obras.</w:t>
      </w:r>
    </w:p>
    <w:p w14:paraId="4187E9D9" w14:textId="77777777" w:rsidR="004C6C10" w:rsidRPr="00F34D30" w:rsidRDefault="004C6C10" w:rsidP="004C6C10">
      <w:pPr>
        <w:jc w:val="both"/>
      </w:pPr>
      <w:r w:rsidRPr="00F34D30">
        <w:t>En caso de que el Contratista tenga Subcontratistas, el cumplimiento de las obligaciones indicadas sobre este seguro debe también ser extensivo a ellos, siendo responsabilidad del Contratista velar por su cumplimiento efectivo, debiendo acreditar también el pago de las contribuciones de la manera señalada en el párrafo precedente.</w:t>
      </w:r>
    </w:p>
    <w:p w14:paraId="1622FA4F" w14:textId="77777777" w:rsidR="004C6C10" w:rsidRPr="00F34D30" w:rsidRDefault="004C6C10" w:rsidP="004C6C10">
      <w:pPr>
        <w:jc w:val="both"/>
      </w:pPr>
      <w:r w:rsidRPr="00F34D30">
        <w:t xml:space="preserve">Para estos efectos, el Contratista deberá acreditar por escrito ante el </w:t>
      </w:r>
      <w:proofErr w:type="spellStart"/>
      <w:r>
        <w:t>Owner</w:t>
      </w:r>
      <w:proofErr w:type="spellEnd"/>
      <w:r w:rsidRPr="00F34D30">
        <w:t xml:space="preserve"> conforme a la Ley y su reglamentación, cuál de los sistemas permitidos por dicha legislación es el que ampara al personal ocupado en la ejecución de la Obras objeto del presente contrato.</w:t>
      </w:r>
    </w:p>
    <w:p w14:paraId="56E95F52" w14:textId="77777777" w:rsidR="004C6C10" w:rsidRDefault="004C6C10" w:rsidP="004C6C10">
      <w:pPr>
        <w:pStyle w:val="Heading2"/>
      </w:pPr>
      <w:bookmarkStart w:id="5" w:name="_Toc534903875"/>
      <w:bookmarkStart w:id="6" w:name="_Toc56605057"/>
      <w:r>
        <w:t>Seguro de responsabilidad civil</w:t>
      </w:r>
      <w:bookmarkEnd w:id="5"/>
      <w:bookmarkEnd w:id="6"/>
    </w:p>
    <w:p w14:paraId="51FAB696" w14:textId="77777777" w:rsidR="004C6C10" w:rsidRDefault="004C6C10" w:rsidP="004C6C10"/>
    <w:p w14:paraId="1A3B849E" w14:textId="77777777" w:rsidR="004C6C10" w:rsidRPr="00F34D30" w:rsidRDefault="004C6C10" w:rsidP="004C6C10">
      <w:pPr>
        <w:jc w:val="both"/>
      </w:pPr>
      <w:r w:rsidRPr="00F34D30">
        <w:t>Este seguro cubre la responsabilidad civil del Contratista y de sus Subcontratistas por lesiones, muerte y daños materiales causados a terceros, derivados de la ejecución de las Obras, incluyendo el período de mantenimiento. Si el Contratista requiriese el uso de explosivos, u otras actividades especiales, tales condiciones deberán estar expresamente estipuladas en la póliza.</w:t>
      </w:r>
    </w:p>
    <w:p w14:paraId="785B58FE" w14:textId="77777777" w:rsidR="004C6C10" w:rsidRPr="00F34D30" w:rsidRDefault="004C6C10" w:rsidP="004C6C10">
      <w:pPr>
        <w:jc w:val="both"/>
      </w:pPr>
      <w:r w:rsidRPr="00F34D30">
        <w:t>Las coberturas que incluye este seguro son las siguientes:</w:t>
      </w:r>
    </w:p>
    <w:p w14:paraId="6371FFEF" w14:textId="77777777" w:rsidR="004C6C10" w:rsidRPr="00F34D30" w:rsidRDefault="004C6C10" w:rsidP="004C6C10">
      <w:pPr>
        <w:pStyle w:val="ListParagraph"/>
        <w:numPr>
          <w:ilvl w:val="0"/>
          <w:numId w:val="1"/>
        </w:numPr>
        <w:jc w:val="both"/>
      </w:pPr>
      <w:r w:rsidRPr="00F34D30">
        <w:t xml:space="preserve">Límite general asegurado de UF 25.000 por evento y agregado. </w:t>
      </w:r>
    </w:p>
    <w:p w14:paraId="277450D0" w14:textId="77777777" w:rsidR="004C6C10" w:rsidRPr="00F34D30" w:rsidRDefault="004C6C10" w:rsidP="004C6C10">
      <w:pPr>
        <w:pStyle w:val="ListParagraph"/>
        <w:numPr>
          <w:ilvl w:val="0"/>
          <w:numId w:val="1"/>
        </w:numPr>
        <w:jc w:val="both"/>
      </w:pPr>
      <w:r w:rsidRPr="00F34D30">
        <w:t xml:space="preserve">Responsabilidad </w:t>
      </w:r>
      <w:proofErr w:type="gramStart"/>
      <w:r w:rsidRPr="00F34D30">
        <w:t>Civil  de</w:t>
      </w:r>
      <w:proofErr w:type="gramEnd"/>
      <w:r w:rsidRPr="00F34D30">
        <w:t xml:space="preserve"> Empresa.</w:t>
      </w:r>
    </w:p>
    <w:p w14:paraId="344CFF00" w14:textId="77777777" w:rsidR="004C6C10" w:rsidRPr="00F34D30" w:rsidRDefault="004C6C10" w:rsidP="004C6C10">
      <w:pPr>
        <w:pStyle w:val="ListParagraph"/>
        <w:numPr>
          <w:ilvl w:val="0"/>
          <w:numId w:val="1"/>
        </w:numPr>
        <w:jc w:val="both"/>
      </w:pPr>
      <w:r w:rsidRPr="00F34D30">
        <w:t xml:space="preserve">Responsabilidad Civil de Construcción según ambos artículos del </w:t>
      </w:r>
      <w:r>
        <w:t>Clausulas Adicionales de Cobertura depositadas en la Superintendencia de Valores y Seguros de Chile (</w:t>
      </w:r>
      <w:r w:rsidRPr="00F34D30">
        <w:t>CAD</w:t>
      </w:r>
      <w:r>
        <w:t>)</w:t>
      </w:r>
      <w:r w:rsidRPr="00F34D30">
        <w:t xml:space="preserve">.  </w:t>
      </w:r>
    </w:p>
    <w:p w14:paraId="08DF68C3" w14:textId="77777777" w:rsidR="004C6C10" w:rsidRPr="00F34D30" w:rsidRDefault="004C6C10" w:rsidP="004C6C10">
      <w:pPr>
        <w:pStyle w:val="ListParagraph"/>
        <w:numPr>
          <w:ilvl w:val="0"/>
          <w:numId w:val="1"/>
        </w:numPr>
        <w:jc w:val="both"/>
      </w:pPr>
      <w:r w:rsidRPr="00F34D30">
        <w:t>Responsabilidad Civil Vehicular y Equipo Móvil, incluyendo:</w:t>
      </w:r>
    </w:p>
    <w:p w14:paraId="7DC2B86F" w14:textId="77777777" w:rsidR="004C6C10" w:rsidRPr="00F34D30" w:rsidRDefault="004C6C10" w:rsidP="004C6C10">
      <w:pPr>
        <w:pStyle w:val="ListParagraph"/>
        <w:numPr>
          <w:ilvl w:val="1"/>
          <w:numId w:val="1"/>
        </w:numPr>
        <w:jc w:val="both"/>
      </w:pPr>
      <w:r w:rsidRPr="00F34D30">
        <w:t>Uso de vehículos o equipos propios o de terceros bajo responsabilidad del asegurado.</w:t>
      </w:r>
    </w:p>
    <w:p w14:paraId="322A71FC" w14:textId="77777777" w:rsidR="004C6C10" w:rsidRPr="00F34D30" w:rsidRDefault="004C6C10" w:rsidP="004C6C10">
      <w:pPr>
        <w:pStyle w:val="ListParagraph"/>
        <w:numPr>
          <w:ilvl w:val="1"/>
          <w:numId w:val="1"/>
        </w:numPr>
        <w:jc w:val="both"/>
      </w:pPr>
      <w:r w:rsidRPr="00F34D30">
        <w:t>Cláusula de conductores dependientes.</w:t>
      </w:r>
    </w:p>
    <w:p w14:paraId="2163AD89" w14:textId="77777777" w:rsidR="004C6C10" w:rsidRPr="00F34D30" w:rsidRDefault="004C6C10" w:rsidP="004C6C10">
      <w:pPr>
        <w:pStyle w:val="ListParagraph"/>
        <w:numPr>
          <w:ilvl w:val="1"/>
          <w:numId w:val="1"/>
        </w:numPr>
        <w:jc w:val="both"/>
      </w:pPr>
      <w:r w:rsidRPr="00F34D30">
        <w:t xml:space="preserve">Uso dentro y fuera de los predios de la obra, ya sea en caminos / recintos públicos y/o privados. </w:t>
      </w:r>
    </w:p>
    <w:p w14:paraId="08052435" w14:textId="77777777" w:rsidR="004C6C10" w:rsidRPr="00F34D30" w:rsidRDefault="004C6C10" w:rsidP="004C6C10">
      <w:pPr>
        <w:pStyle w:val="ListParagraph"/>
        <w:numPr>
          <w:ilvl w:val="1"/>
          <w:numId w:val="1"/>
        </w:numPr>
        <w:jc w:val="both"/>
      </w:pPr>
      <w:r w:rsidRPr="00F34D30">
        <w:t xml:space="preserve">Equipos que se desplacen por sus propios medios o con la ayuda de terceros. </w:t>
      </w:r>
    </w:p>
    <w:p w14:paraId="484ACB03" w14:textId="77777777" w:rsidR="004C6C10" w:rsidRPr="00F34D30" w:rsidRDefault="004C6C10" w:rsidP="004C6C10">
      <w:pPr>
        <w:pStyle w:val="ListParagraph"/>
        <w:numPr>
          <w:ilvl w:val="1"/>
          <w:numId w:val="1"/>
        </w:numPr>
        <w:jc w:val="both"/>
      </w:pPr>
      <w:r w:rsidRPr="00F34D30">
        <w:t xml:space="preserve">Responsabilidad por daños causados por los bienes o materias trasladadas o transportadas en dichos equipos. </w:t>
      </w:r>
    </w:p>
    <w:p w14:paraId="785B100C" w14:textId="77777777" w:rsidR="004C6C10" w:rsidRPr="00F34D30" w:rsidRDefault="004C6C10" w:rsidP="004C6C10">
      <w:pPr>
        <w:pStyle w:val="ListParagraph"/>
        <w:numPr>
          <w:ilvl w:val="1"/>
          <w:numId w:val="1"/>
        </w:numPr>
        <w:jc w:val="both"/>
      </w:pPr>
      <w:r w:rsidRPr="00F34D30">
        <w:t xml:space="preserve">Uso no autorizado de vehículos o equipo móvil. </w:t>
      </w:r>
    </w:p>
    <w:p w14:paraId="58839405" w14:textId="77777777" w:rsidR="004C6C10" w:rsidRPr="00F34D30" w:rsidRDefault="004C6C10" w:rsidP="004C6C10">
      <w:pPr>
        <w:pStyle w:val="ListParagraph"/>
        <w:numPr>
          <w:ilvl w:val="0"/>
          <w:numId w:val="1"/>
        </w:numPr>
        <w:jc w:val="both"/>
      </w:pPr>
      <w:r w:rsidRPr="00F34D30">
        <w:t>Responsabilidad Civil Patronal, incluyendo expresamente:</w:t>
      </w:r>
    </w:p>
    <w:p w14:paraId="4AD260CD" w14:textId="77777777" w:rsidR="004C6C10" w:rsidRPr="00F34D30" w:rsidRDefault="004C6C10" w:rsidP="004C6C10">
      <w:pPr>
        <w:pStyle w:val="ListParagraph"/>
        <w:numPr>
          <w:ilvl w:val="1"/>
          <w:numId w:val="1"/>
        </w:numPr>
        <w:jc w:val="both"/>
      </w:pPr>
      <w:r w:rsidRPr="00F34D30">
        <w:t>A todas aquellas personas que presten servicio al asegurado.</w:t>
      </w:r>
    </w:p>
    <w:p w14:paraId="03D88247" w14:textId="77777777" w:rsidR="004C6C10" w:rsidRPr="00F34D30" w:rsidRDefault="004C6C10" w:rsidP="004C6C10">
      <w:pPr>
        <w:pStyle w:val="ListParagraph"/>
        <w:numPr>
          <w:ilvl w:val="1"/>
          <w:numId w:val="1"/>
        </w:numPr>
        <w:jc w:val="both"/>
      </w:pPr>
      <w:r w:rsidRPr="00F34D30">
        <w:t>Cubriendo accidentes en altura y subterráneo.</w:t>
      </w:r>
    </w:p>
    <w:p w14:paraId="240A7D31" w14:textId="77777777" w:rsidR="004C6C10" w:rsidRPr="00F34D30" w:rsidRDefault="004C6C10" w:rsidP="004C6C10">
      <w:pPr>
        <w:pStyle w:val="ListParagraph"/>
        <w:numPr>
          <w:ilvl w:val="1"/>
          <w:numId w:val="1"/>
        </w:numPr>
        <w:jc w:val="both"/>
      </w:pPr>
      <w:r w:rsidRPr="00F34D30">
        <w:lastRenderedPageBreak/>
        <w:t>Reclamaciones por accidentes que no hayan sido cubiertos por un seguro de accidentes del trabajo, cuando esto se ha debido a un error u omisión en la tramitación de dicho seguro.</w:t>
      </w:r>
    </w:p>
    <w:p w14:paraId="41717866" w14:textId="77777777" w:rsidR="004C6C10" w:rsidRPr="00F34D30" w:rsidRDefault="004C6C10" w:rsidP="004C6C10">
      <w:pPr>
        <w:pStyle w:val="ListParagraph"/>
        <w:numPr>
          <w:ilvl w:val="0"/>
          <w:numId w:val="1"/>
        </w:numPr>
        <w:jc w:val="both"/>
      </w:pPr>
      <w:r w:rsidRPr="00F34D30">
        <w:t>Responsabilidad civil por daño emergente, lucro cesante y daño moral.</w:t>
      </w:r>
    </w:p>
    <w:p w14:paraId="3924B25A" w14:textId="77777777" w:rsidR="004C6C10" w:rsidRPr="00F34D30" w:rsidRDefault="004C6C10" w:rsidP="004C6C10">
      <w:pPr>
        <w:pStyle w:val="ListParagraph"/>
        <w:numPr>
          <w:ilvl w:val="0"/>
          <w:numId w:val="1"/>
        </w:numPr>
        <w:jc w:val="both"/>
      </w:pPr>
      <w:r w:rsidRPr="00F34D30">
        <w:t>Responsabilidad Civil de Empresas de Transportes.</w:t>
      </w:r>
    </w:p>
    <w:p w14:paraId="4FDB039B" w14:textId="77777777" w:rsidR="004C6C10" w:rsidRPr="00F34D30" w:rsidRDefault="004C6C10" w:rsidP="004C6C10">
      <w:pPr>
        <w:pStyle w:val="ListParagraph"/>
        <w:numPr>
          <w:ilvl w:val="0"/>
          <w:numId w:val="1"/>
        </w:numPr>
        <w:jc w:val="both"/>
      </w:pPr>
      <w:r w:rsidRPr="00F34D30">
        <w:t xml:space="preserve">Responsabilidad Civil por Transporte y/o Traslado de Pasajeros. </w:t>
      </w:r>
    </w:p>
    <w:p w14:paraId="20263424" w14:textId="77777777" w:rsidR="004C6C10" w:rsidRPr="00F34D30" w:rsidRDefault="004C6C10" w:rsidP="004C6C10">
      <w:pPr>
        <w:pStyle w:val="ListParagraph"/>
        <w:numPr>
          <w:ilvl w:val="0"/>
          <w:numId w:val="1"/>
        </w:numPr>
        <w:jc w:val="both"/>
      </w:pPr>
      <w:r w:rsidRPr="00F34D30">
        <w:t xml:space="preserve">Se incluyen los daños y / o perjuicios causados a terceros por los que resulte civilmente responsable como consecuencia de los trabajos que realicen sus subcontratistas en el ejercicio de las labores encomendadas por el asegurado. </w:t>
      </w:r>
    </w:p>
    <w:p w14:paraId="74AB12F4" w14:textId="77777777" w:rsidR="004C6C10" w:rsidRPr="00F34D30" w:rsidRDefault="004C6C10" w:rsidP="004C6C10">
      <w:pPr>
        <w:pStyle w:val="ListParagraph"/>
        <w:numPr>
          <w:ilvl w:val="0"/>
          <w:numId w:val="1"/>
        </w:numPr>
        <w:jc w:val="both"/>
      </w:pPr>
      <w:r w:rsidRPr="00F34D30">
        <w:t xml:space="preserve">Responsabilidad Civil por Contaminación o Polución Súbita y Accidental, incluyendo gastos de remoción y limpieza producto del derrame de sustancias contaminantes, siempre y cuando dicho derrame sea consecuencia de un hecho cubierto en la póliza.  </w:t>
      </w:r>
    </w:p>
    <w:p w14:paraId="62031E96" w14:textId="77777777" w:rsidR="004C6C10" w:rsidRPr="00F34D30" w:rsidRDefault="004C6C10" w:rsidP="004C6C10">
      <w:pPr>
        <w:pStyle w:val="ListParagraph"/>
        <w:numPr>
          <w:ilvl w:val="0"/>
          <w:numId w:val="1"/>
        </w:numPr>
        <w:jc w:val="both"/>
      </w:pPr>
      <w:r w:rsidRPr="00F34D30">
        <w:t xml:space="preserve">Responsabilidad Civil emanada de los bienes de propiedad del asegurado o bajo su responsabilidad, ubicados dentro de sus recintos o en recintos de terceros o en la vía pública (letreros, publicidad y otros) durante su instalación, reparación, mantenimiento, modificación, remoción o cualquier otra actividad similar. </w:t>
      </w:r>
    </w:p>
    <w:p w14:paraId="2CB95BC0" w14:textId="77777777" w:rsidR="004C6C10" w:rsidRPr="00F34D30" w:rsidRDefault="004C6C10" w:rsidP="004C6C10">
      <w:pPr>
        <w:pStyle w:val="ListParagraph"/>
        <w:numPr>
          <w:ilvl w:val="0"/>
          <w:numId w:val="1"/>
        </w:numPr>
        <w:jc w:val="both"/>
      </w:pPr>
      <w:r w:rsidRPr="00F34D30">
        <w:t xml:space="preserve">Responsabilidad Civil Cruzada. </w:t>
      </w:r>
    </w:p>
    <w:p w14:paraId="5E01A6DF" w14:textId="77777777" w:rsidR="004C6C10" w:rsidRPr="00F34D30" w:rsidRDefault="004C6C10" w:rsidP="004C6C10">
      <w:pPr>
        <w:pStyle w:val="ListParagraph"/>
        <w:numPr>
          <w:ilvl w:val="0"/>
          <w:numId w:val="1"/>
        </w:numPr>
        <w:jc w:val="both"/>
      </w:pPr>
      <w:r w:rsidRPr="00F34D30">
        <w:t xml:space="preserve">Gastos de defensa penal. </w:t>
      </w:r>
    </w:p>
    <w:p w14:paraId="006B95DA" w14:textId="77777777" w:rsidR="004C6C10" w:rsidRPr="00F34D30" w:rsidRDefault="004C6C10" w:rsidP="004C6C10">
      <w:pPr>
        <w:jc w:val="both"/>
      </w:pPr>
      <w:r w:rsidRPr="00F34D30">
        <w:t xml:space="preserve">No </w:t>
      </w:r>
      <w:proofErr w:type="gramStart"/>
      <w:r w:rsidRPr="00F34D30">
        <w:t>obstante</w:t>
      </w:r>
      <w:proofErr w:type="gramEnd"/>
      <w:r w:rsidRPr="00F34D30">
        <w:t xml:space="preserve"> el límite de indemnización señalado precedentemente, se aplicarán los siguientes sublímites para los riesgos que se indican:</w:t>
      </w:r>
    </w:p>
    <w:p w14:paraId="3A6081B2" w14:textId="77777777" w:rsidR="004C6C10" w:rsidRPr="00F34D30" w:rsidRDefault="004C6C10" w:rsidP="004C6C10">
      <w:pPr>
        <w:pStyle w:val="ListParagraph"/>
        <w:numPr>
          <w:ilvl w:val="0"/>
          <w:numId w:val="1"/>
        </w:numPr>
        <w:jc w:val="both"/>
      </w:pPr>
      <w:r w:rsidRPr="00F34D30">
        <w:t>Responsabilidad Civil Patronal: UF2.000 por trabajador, UF 10.000 por evento y en el agregado. En la cobertura se debe incluir, según la naturaleza de las Obras, trabajos en altura, uso de explosivos y trabajo subterráneo</w:t>
      </w:r>
      <w:r>
        <w:t>.</w:t>
      </w:r>
    </w:p>
    <w:p w14:paraId="235C57AB" w14:textId="77777777" w:rsidR="004C6C10" w:rsidRPr="00F34D30" w:rsidRDefault="004C6C10" w:rsidP="004C6C10">
      <w:pPr>
        <w:pStyle w:val="ListParagraph"/>
        <w:numPr>
          <w:ilvl w:val="0"/>
          <w:numId w:val="1"/>
        </w:numPr>
        <w:jc w:val="both"/>
      </w:pPr>
      <w:r w:rsidRPr="00F34D30">
        <w:t xml:space="preserve">Responsabilidad Civil Vehicular y Equipo Móvil dentro y fuera de la obra hasta UF10.000 por evento y agregado. </w:t>
      </w:r>
    </w:p>
    <w:p w14:paraId="289BFD6F" w14:textId="77777777" w:rsidR="004C6C10" w:rsidRPr="00F34D30" w:rsidRDefault="004C6C10" w:rsidP="004C6C10">
      <w:pPr>
        <w:pStyle w:val="ListParagraph"/>
        <w:numPr>
          <w:ilvl w:val="0"/>
          <w:numId w:val="1"/>
        </w:numPr>
        <w:jc w:val="both"/>
      </w:pPr>
      <w:r w:rsidRPr="00F34D30">
        <w:t xml:space="preserve">Responsabilidad Civil de transporte de pasajeros, UF 10.000 por evento y agregado. </w:t>
      </w:r>
    </w:p>
    <w:p w14:paraId="03565BA7" w14:textId="77777777" w:rsidR="004C6C10" w:rsidRPr="00F34D30" w:rsidRDefault="004C6C10" w:rsidP="004C6C10">
      <w:pPr>
        <w:pStyle w:val="ListParagraph"/>
        <w:numPr>
          <w:ilvl w:val="0"/>
          <w:numId w:val="1"/>
        </w:numPr>
        <w:jc w:val="both"/>
      </w:pPr>
      <w:r w:rsidRPr="00F34D30">
        <w:t xml:space="preserve">Gastos de defensa penal: UF 1.000 por evento y agregado. </w:t>
      </w:r>
    </w:p>
    <w:p w14:paraId="2306BE5B" w14:textId="77777777" w:rsidR="004C6C10" w:rsidRDefault="004C6C10" w:rsidP="004C6C10">
      <w:pPr>
        <w:jc w:val="both"/>
      </w:pPr>
      <w:r w:rsidRPr="00F34D30">
        <w:t>Será a cargo del Contratista cualquier deducible o monto de indemnización que exceda los límites y sublímites indicados precedentemente.</w:t>
      </w:r>
    </w:p>
    <w:p w14:paraId="54C174BC" w14:textId="77777777" w:rsidR="004C6C10" w:rsidRDefault="004C6C10" w:rsidP="004C6C10">
      <w:r>
        <w:br w:type="page"/>
      </w:r>
    </w:p>
    <w:p w14:paraId="1CA83BAC" w14:textId="77777777" w:rsidR="004C6C10" w:rsidRDefault="004C6C10" w:rsidP="004C6C10">
      <w:pPr>
        <w:pStyle w:val="Heading2"/>
      </w:pPr>
      <w:bookmarkStart w:id="7" w:name="_Toc56605058"/>
      <w:bookmarkStart w:id="8" w:name="_Toc56605059"/>
      <w:bookmarkStart w:id="9" w:name="_Toc56605060"/>
      <w:bookmarkStart w:id="10" w:name="_Toc56605061"/>
      <w:bookmarkStart w:id="11" w:name="_Toc56605062"/>
      <w:bookmarkStart w:id="12" w:name="_Toc56605063"/>
      <w:bookmarkStart w:id="13" w:name="_Toc56605064"/>
      <w:bookmarkStart w:id="14" w:name="_Toc56605065"/>
      <w:bookmarkStart w:id="15" w:name="_Toc56605066"/>
      <w:bookmarkStart w:id="16" w:name="_Toc56605067"/>
      <w:bookmarkStart w:id="17" w:name="_Toc56605068"/>
      <w:bookmarkStart w:id="18" w:name="_Toc56605069"/>
      <w:bookmarkStart w:id="19" w:name="_Toc56605070"/>
      <w:bookmarkStart w:id="20" w:name="_Toc56605071"/>
      <w:bookmarkStart w:id="21" w:name="_Toc56605072"/>
      <w:bookmarkStart w:id="22" w:name="_Toc56605073"/>
      <w:bookmarkStart w:id="23" w:name="_Toc56605074"/>
      <w:bookmarkStart w:id="24" w:name="_Toc56605075"/>
      <w:bookmarkStart w:id="25" w:name="_Toc56605076"/>
      <w:bookmarkStart w:id="26" w:name="_Toc56605077"/>
      <w:bookmarkStart w:id="27" w:name="_Toc56605078"/>
      <w:bookmarkStart w:id="28" w:name="_Toc56605079"/>
      <w:bookmarkStart w:id="29" w:name="_Toc56605080"/>
      <w:bookmarkStart w:id="30" w:name="_Toc56605081"/>
      <w:bookmarkStart w:id="31" w:name="_Toc56605082"/>
      <w:bookmarkStart w:id="32" w:name="_Toc56605083"/>
      <w:bookmarkStart w:id="33" w:name="_Toc56605084"/>
      <w:bookmarkStart w:id="34" w:name="_Toc56605085"/>
      <w:bookmarkStart w:id="35" w:name="_Toc56605086"/>
      <w:bookmarkStart w:id="36" w:name="_Toc56605087"/>
      <w:bookmarkStart w:id="37" w:name="_Toc56605088"/>
      <w:bookmarkStart w:id="38" w:name="_Toc56605089"/>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4F591A">
        <w:lastRenderedPageBreak/>
        <w:t>Seguro Todo Riesgo Construcción</w:t>
      </w:r>
      <w:bookmarkEnd w:id="38"/>
    </w:p>
    <w:p w14:paraId="7D05F41F" w14:textId="77777777" w:rsidR="004C6C10" w:rsidRPr="00E111D5" w:rsidRDefault="004C6C10" w:rsidP="004C6C10"/>
    <w:p w14:paraId="687343C4" w14:textId="77777777" w:rsidR="004C6C10" w:rsidRPr="004F591A" w:rsidRDefault="004C6C10" w:rsidP="004C6C10">
      <w:pPr>
        <w:jc w:val="both"/>
      </w:pPr>
      <w:r w:rsidRPr="004F591A">
        <w:t xml:space="preserve">El </w:t>
      </w:r>
      <w:r>
        <w:t>C</w:t>
      </w:r>
      <w:r w:rsidRPr="004F591A">
        <w:t>ontratista deberá mantener un seguro Todo Riesgo Construcción (“TRC”) desde la fecha de inicio de la construcción hasta la finalización del “</w:t>
      </w:r>
      <w:proofErr w:type="spellStart"/>
      <w:r w:rsidRPr="004F591A">
        <w:t>Provitional</w:t>
      </w:r>
      <w:proofErr w:type="spellEnd"/>
      <w:r w:rsidRPr="004F591A">
        <w:t xml:space="preserve"> </w:t>
      </w:r>
      <w:proofErr w:type="spellStart"/>
      <w:r w:rsidRPr="004F591A">
        <w:t>Acceptance</w:t>
      </w:r>
      <w:proofErr w:type="spellEnd"/>
      <w:r w:rsidRPr="004F591A">
        <w:t>”. La documentación del seguro, incluidos todos lo</w:t>
      </w:r>
      <w:r>
        <w:t>s</w:t>
      </w:r>
      <w:r w:rsidRPr="004F591A">
        <w:t xml:space="preserve"> términos y condiciones de los seguros que acrediten el “TRC”, se deberán proporcionar a </w:t>
      </w:r>
      <w:proofErr w:type="spellStart"/>
      <w:r>
        <w:t>Owner</w:t>
      </w:r>
      <w:proofErr w:type="spellEnd"/>
      <w:r w:rsidRPr="004F591A">
        <w:t xml:space="preserve"> una vez el </w:t>
      </w:r>
      <w:r>
        <w:t>Contratista</w:t>
      </w:r>
      <w:r w:rsidRPr="004F591A">
        <w:t xml:space="preserve"> los reciba, y al menos siete días hábiles al inicio de las obras. La póliza de “TRC” puede contener límites y deducibles separados; siempre que el deducible por evento no exceda los montos que se encuentran en una base comercialmente razonable según lo determine el </w:t>
      </w:r>
      <w:r>
        <w:t>Contratista</w:t>
      </w:r>
      <w:r w:rsidRPr="004F591A">
        <w:t xml:space="preserve"> y </w:t>
      </w:r>
      <w:proofErr w:type="spellStart"/>
      <w:r>
        <w:t>Owner</w:t>
      </w:r>
      <w:proofErr w:type="spellEnd"/>
      <w:r w:rsidRPr="004F591A">
        <w:t xml:space="preserve"> a su discreción razonable. El </w:t>
      </w:r>
      <w:r>
        <w:t>Contratista</w:t>
      </w:r>
      <w:r w:rsidRPr="004F591A">
        <w:t xml:space="preserve"> y </w:t>
      </w:r>
      <w:proofErr w:type="spellStart"/>
      <w:r>
        <w:t>Owner</w:t>
      </w:r>
      <w:proofErr w:type="spellEnd"/>
      <w:r w:rsidRPr="004F591A">
        <w:t xml:space="preserve"> acuerdan renunciar a todos los derechos de recuperación entre sí, por los daños causados por los peligros cubiertos por el “TRC”. El </w:t>
      </w:r>
      <w:r>
        <w:t>C</w:t>
      </w:r>
      <w:r w:rsidRPr="004F591A">
        <w:t xml:space="preserve">ontratista será el único responsable del pago de todos los deducibles por reclamaciones en virtud del “TRC”, aparte del pago de montos deducibles en la medida que la pérdida sea causada directamente por el </w:t>
      </w:r>
      <w:r>
        <w:t>C</w:t>
      </w:r>
      <w:r w:rsidRPr="004F591A">
        <w:t>ontratista</w:t>
      </w:r>
      <w:r>
        <w:t>.</w:t>
      </w:r>
    </w:p>
    <w:p w14:paraId="28FBB5CF" w14:textId="77777777" w:rsidR="004C6C10" w:rsidRDefault="004C6C10" w:rsidP="004C6C10">
      <w:pPr>
        <w:pStyle w:val="Heading2"/>
      </w:pPr>
      <w:bookmarkStart w:id="39" w:name="_Toc56605090"/>
      <w:r w:rsidRPr="004F591A">
        <w:t>Seguro de importación/transporte</w:t>
      </w:r>
      <w:bookmarkEnd w:id="39"/>
    </w:p>
    <w:p w14:paraId="5B7A867D" w14:textId="77777777" w:rsidR="004C6C10" w:rsidRPr="00E111D5" w:rsidRDefault="004C6C10" w:rsidP="004C6C10"/>
    <w:p w14:paraId="06863D69" w14:textId="77777777" w:rsidR="004C6C10" w:rsidRPr="004F591A" w:rsidRDefault="004C6C10" w:rsidP="004C6C10">
      <w:pPr>
        <w:jc w:val="both"/>
      </w:pPr>
      <w:r w:rsidRPr="004F591A">
        <w:t xml:space="preserve">El </w:t>
      </w:r>
      <w:r>
        <w:t>C</w:t>
      </w:r>
      <w:r w:rsidRPr="004F591A">
        <w:t xml:space="preserve">ontratista deberá mantener un seguro de transporte y transporte marítimo que cubra los riesgos del transporte marítimo, aéreo, terrestre y/o fluvial, incluidos los envíos de carga y descarga, para todos los equipos, suministros, maquinaria, piezas, piezas de repuestos necesarios para el proyecto. El monto asegurado para cada envío no será inferior al valor del envío más los derechos de aduana, según sea el caso. El límite de indemnización de la póliza corresponderá al monto máximo esperado en un solo envío. Los deducibles de esta póliza serán por cuenta y costo del </w:t>
      </w:r>
      <w:r>
        <w:t>C</w:t>
      </w:r>
      <w:r w:rsidRPr="004F591A">
        <w:t>ontratista.</w:t>
      </w:r>
    </w:p>
    <w:p w14:paraId="66EE8A02" w14:textId="77777777" w:rsidR="004C6C10" w:rsidRPr="004F591A" w:rsidRDefault="004C6C10" w:rsidP="004C6C10">
      <w:pPr>
        <w:jc w:val="both"/>
      </w:pPr>
    </w:p>
    <w:p w14:paraId="25198C21" w14:textId="77777777" w:rsidR="004F5399" w:rsidRDefault="004F5399" w:rsidP="0058201B">
      <w:pPr>
        <w:pStyle w:val="Heading1"/>
      </w:pPr>
      <w:r>
        <w:t xml:space="preserve">Condiciones Generales: </w:t>
      </w:r>
    </w:p>
    <w:p w14:paraId="60219A1D" w14:textId="77777777" w:rsidR="004F5399" w:rsidRPr="001378B0" w:rsidRDefault="004F5399" w:rsidP="004F5399"/>
    <w:p w14:paraId="0422395C"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r w:rsidRPr="00734AFC">
        <w:rPr>
          <w:rFonts w:ascii="Arial" w:eastAsia="Times New Roman" w:hAnsi="Arial" w:cs="Times New Roman"/>
          <w:szCs w:val="20"/>
          <w:lang w:val="es-ES_tradnl" w:eastAsia="es-ES"/>
        </w:rPr>
        <w:t xml:space="preserve">Los seguros indicados </w:t>
      </w:r>
      <w:r>
        <w:rPr>
          <w:rFonts w:ascii="Arial" w:eastAsia="Times New Roman" w:hAnsi="Arial" w:cs="Times New Roman"/>
          <w:szCs w:val="20"/>
          <w:lang w:val="es-ES_tradnl" w:eastAsia="es-ES"/>
        </w:rPr>
        <w:t>anteriormente</w:t>
      </w:r>
      <w:r w:rsidRPr="00734AFC">
        <w:rPr>
          <w:rFonts w:ascii="Arial" w:eastAsia="Times New Roman" w:hAnsi="Arial" w:cs="Times New Roman"/>
          <w:szCs w:val="20"/>
          <w:lang w:val="es-ES_tradnl" w:eastAsia="es-ES"/>
        </w:rPr>
        <w:t xml:space="preserve"> estarán sujetos a las siguientes condiciones:</w:t>
      </w:r>
    </w:p>
    <w:p w14:paraId="2FFF2456"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6A21CDA2"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r w:rsidRPr="00734AFC">
        <w:rPr>
          <w:rFonts w:ascii="Arial" w:eastAsia="Times New Roman" w:hAnsi="Arial" w:cs="Times New Roman"/>
          <w:szCs w:val="20"/>
          <w:lang w:val="es-ES_tradnl" w:eastAsia="es-ES"/>
        </w:rPr>
        <w:tab/>
        <w:t>a)</w:t>
      </w:r>
      <w:r w:rsidRPr="00734AFC">
        <w:rPr>
          <w:rFonts w:ascii="Arial" w:eastAsia="Times New Roman" w:hAnsi="Arial" w:cs="Times New Roman"/>
          <w:szCs w:val="20"/>
          <w:lang w:val="es-ES_tradnl" w:eastAsia="es-ES"/>
        </w:rPr>
        <w:tab/>
        <w:t>Los términos, condiciones y aseguradores de todos los seguros indicados deberán ser aprobados por el Propietario.</w:t>
      </w:r>
    </w:p>
    <w:p w14:paraId="2DDAAA40"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p>
    <w:p w14:paraId="38C23064"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r w:rsidRPr="00734AFC">
        <w:rPr>
          <w:rFonts w:ascii="Arial" w:eastAsia="Times New Roman" w:hAnsi="Arial" w:cs="Times New Roman"/>
          <w:szCs w:val="20"/>
          <w:lang w:val="es-ES_tradnl" w:eastAsia="es-ES"/>
        </w:rPr>
        <w:tab/>
        <w:t>b)</w:t>
      </w:r>
      <w:r w:rsidRPr="00734AFC">
        <w:rPr>
          <w:rFonts w:ascii="Arial" w:eastAsia="Times New Roman" w:hAnsi="Arial" w:cs="Times New Roman"/>
          <w:szCs w:val="20"/>
          <w:lang w:val="es-ES_tradnl" w:eastAsia="es-ES"/>
        </w:rPr>
        <w:tab/>
        <w:t>El Contratista deberá cumplir con todas las obligaciones, deberes y requerimientos de información bajo los seguros indicados.</w:t>
      </w:r>
    </w:p>
    <w:p w14:paraId="0CC74FB0"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p>
    <w:p w14:paraId="5548C0DE"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r w:rsidRPr="00734AFC">
        <w:rPr>
          <w:rFonts w:ascii="Arial" w:eastAsia="Times New Roman" w:hAnsi="Arial" w:cs="Times New Roman"/>
          <w:szCs w:val="20"/>
          <w:lang w:val="es-ES_tradnl" w:eastAsia="es-ES"/>
        </w:rPr>
        <w:lastRenderedPageBreak/>
        <w:tab/>
        <w:t>c)</w:t>
      </w:r>
      <w:r w:rsidRPr="00734AFC">
        <w:rPr>
          <w:rFonts w:ascii="Arial" w:eastAsia="Times New Roman" w:hAnsi="Arial" w:cs="Times New Roman"/>
          <w:szCs w:val="20"/>
          <w:lang w:val="es-ES_tradnl" w:eastAsia="es-ES"/>
        </w:rPr>
        <w:tab/>
        <w:t xml:space="preserve">Las pólizas de seguro contendrán en su texto cláusulas explícitas de rehabilitación automática, esto es, las pólizas no se verán reducidas por indemnizaciones de siniestros, manteniendo sus límites y efectividad </w:t>
      </w:r>
      <w:proofErr w:type="gramStart"/>
      <w:r w:rsidRPr="00734AFC">
        <w:rPr>
          <w:rFonts w:ascii="Arial" w:eastAsia="Times New Roman" w:hAnsi="Arial" w:cs="Times New Roman"/>
          <w:szCs w:val="20"/>
          <w:lang w:val="es-ES_tradnl" w:eastAsia="es-ES"/>
        </w:rPr>
        <w:t>de acuerdo a</w:t>
      </w:r>
      <w:proofErr w:type="gramEnd"/>
      <w:r w:rsidRPr="00734AFC">
        <w:rPr>
          <w:rFonts w:ascii="Arial" w:eastAsia="Times New Roman" w:hAnsi="Arial" w:cs="Times New Roman"/>
          <w:szCs w:val="20"/>
          <w:lang w:val="es-ES_tradnl" w:eastAsia="es-ES"/>
        </w:rPr>
        <w:t xml:space="preserve"> los términos estipulados originalmente.</w:t>
      </w:r>
    </w:p>
    <w:p w14:paraId="631BEBBF"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p>
    <w:p w14:paraId="412FFC31" w14:textId="77777777" w:rsidR="004F5399" w:rsidRPr="00734AFC" w:rsidRDefault="004F5399" w:rsidP="004F5399">
      <w:pPr>
        <w:tabs>
          <w:tab w:val="left" w:pos="851"/>
          <w:tab w:val="left" w:pos="1560"/>
        </w:tabs>
        <w:spacing w:after="0" w:line="288" w:lineRule="auto"/>
        <w:ind w:left="1560" w:hanging="1560"/>
        <w:rPr>
          <w:rFonts w:ascii="Arial" w:eastAsia="Times New Roman" w:hAnsi="Arial" w:cs="Times New Roman"/>
          <w:szCs w:val="20"/>
          <w:lang w:val="es-ES_tradnl" w:eastAsia="es-ES"/>
        </w:rPr>
      </w:pPr>
      <w:r w:rsidRPr="00734AFC">
        <w:rPr>
          <w:rFonts w:ascii="Arial" w:eastAsia="Times New Roman" w:hAnsi="Arial" w:cs="Times New Roman"/>
          <w:szCs w:val="20"/>
          <w:lang w:val="es-ES_tradnl" w:eastAsia="es-ES"/>
        </w:rPr>
        <w:tab/>
        <w:t>d)</w:t>
      </w:r>
      <w:r w:rsidRPr="00734AFC">
        <w:rPr>
          <w:rFonts w:ascii="Arial" w:eastAsia="Times New Roman" w:hAnsi="Arial" w:cs="Times New Roman"/>
          <w:szCs w:val="20"/>
          <w:lang w:val="es-ES_tradnl" w:eastAsia="es-ES"/>
        </w:rPr>
        <w:tab/>
        <w:t>Los seguros se deberán mantener vigentes durante la vida del contrato.</w:t>
      </w:r>
    </w:p>
    <w:p w14:paraId="68EABCAA"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1054AFEF"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r>
        <w:rPr>
          <w:rFonts w:ascii="Arial" w:eastAsia="Times New Roman" w:hAnsi="Arial" w:cs="Times New Roman"/>
          <w:szCs w:val="20"/>
          <w:lang w:val="es-ES_tradnl" w:eastAsia="es-ES"/>
        </w:rPr>
        <w:tab/>
      </w:r>
      <w:r w:rsidRPr="00734AFC">
        <w:rPr>
          <w:rFonts w:ascii="Arial" w:eastAsia="Times New Roman" w:hAnsi="Arial" w:cs="Times New Roman"/>
          <w:szCs w:val="20"/>
          <w:lang w:val="es-ES_tradnl" w:eastAsia="es-ES"/>
        </w:rPr>
        <w:t>El Contratista deberá entregar al Propietario los Certificados de Cobertura necesarios que evidencien la contratación de los seguros indicados</w:t>
      </w:r>
      <w:r>
        <w:rPr>
          <w:rFonts w:ascii="Arial" w:eastAsia="Times New Roman" w:hAnsi="Arial" w:cs="Times New Roman"/>
          <w:szCs w:val="20"/>
          <w:lang w:val="es-ES_tradnl" w:eastAsia="es-ES"/>
        </w:rPr>
        <w:t>,</w:t>
      </w:r>
      <w:r w:rsidRPr="00734AFC">
        <w:rPr>
          <w:rFonts w:ascii="Arial" w:eastAsia="Times New Roman" w:hAnsi="Arial" w:cs="Times New Roman"/>
          <w:szCs w:val="20"/>
          <w:lang w:val="es-ES_tradnl" w:eastAsia="es-ES"/>
        </w:rPr>
        <w:t xml:space="preserve"> quince (15) días antes del comienzo de cualquier trabajo y, si es requerido por el Propietario, copias certificadas de las pólizas de seguros </w:t>
      </w:r>
      <w:r w:rsidRPr="00734AFC">
        <w:rPr>
          <w:rFonts w:ascii="Arial" w:eastAsia="Times New Roman" w:hAnsi="Arial" w:cs="Times New Roman"/>
          <w:b/>
          <w:szCs w:val="20"/>
          <w:lang w:val="es-ES_tradnl" w:eastAsia="es-ES"/>
        </w:rPr>
        <w:t>[</w:t>
      </w:r>
      <w:r w:rsidRPr="00734AFC">
        <w:rPr>
          <w:rFonts w:ascii="Arial" w:eastAsia="Times New Roman" w:hAnsi="Arial" w:cs="Times New Roman"/>
          <w:szCs w:val="20"/>
          <w:lang w:val="es-ES_tradnl" w:eastAsia="es-ES"/>
        </w:rPr>
        <w:t>donde se nombre al Propietario, Contratista, Subcontratista u otros que participen en el proyecto, como asegurados adicionales</w:t>
      </w:r>
      <w:r w:rsidRPr="00734AFC">
        <w:rPr>
          <w:rFonts w:ascii="Arial" w:eastAsia="Times New Roman" w:hAnsi="Arial" w:cs="Times New Roman"/>
          <w:b/>
          <w:szCs w:val="20"/>
          <w:lang w:val="es-ES_tradnl" w:eastAsia="es-ES"/>
        </w:rPr>
        <w:t>]</w:t>
      </w:r>
      <w:r w:rsidRPr="00734AFC">
        <w:rPr>
          <w:rFonts w:ascii="Arial" w:eastAsia="Times New Roman" w:hAnsi="Arial" w:cs="Times New Roman"/>
          <w:szCs w:val="20"/>
          <w:lang w:val="es-ES_tradnl" w:eastAsia="es-ES"/>
        </w:rPr>
        <w:t>, o permitir el acceso del propietario a revisar tales pólizas o endosos y a hacer las copias necesarias.  Tales certificados deberán estipular que cualquier cancelación o cambio de material deberán ser aprobados por el Propietario.</w:t>
      </w:r>
    </w:p>
    <w:p w14:paraId="1BEE2610"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1A36FD2C"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r w:rsidRPr="00734AFC">
        <w:rPr>
          <w:rFonts w:ascii="Arial" w:eastAsia="Times New Roman" w:hAnsi="Arial" w:cs="Times New Roman"/>
          <w:szCs w:val="20"/>
          <w:lang w:val="es-ES_tradnl" w:eastAsia="es-ES"/>
        </w:rPr>
        <w:tab/>
        <w:t xml:space="preserve">El Propietario se reserva el derecho de aceptar o rechazar </w:t>
      </w:r>
      <w:r>
        <w:rPr>
          <w:rFonts w:ascii="Arial" w:eastAsia="Times New Roman" w:hAnsi="Arial" w:cs="Times New Roman"/>
          <w:szCs w:val="20"/>
          <w:lang w:val="es-ES_tradnl" w:eastAsia="es-ES"/>
        </w:rPr>
        <w:t>con</w:t>
      </w:r>
      <w:r w:rsidRPr="00734AFC">
        <w:rPr>
          <w:rFonts w:ascii="Arial" w:eastAsia="Times New Roman" w:hAnsi="Arial" w:cs="Times New Roman"/>
          <w:szCs w:val="20"/>
          <w:lang w:val="es-ES_tradnl" w:eastAsia="es-ES"/>
        </w:rPr>
        <w:t xml:space="preserve"> expresión de causa</w:t>
      </w:r>
      <w:r>
        <w:rPr>
          <w:rFonts w:ascii="Arial" w:eastAsia="Times New Roman" w:hAnsi="Arial" w:cs="Times New Roman"/>
          <w:szCs w:val="20"/>
          <w:lang w:val="es-ES_tradnl" w:eastAsia="es-ES"/>
        </w:rPr>
        <w:t xml:space="preserve"> razonable</w:t>
      </w:r>
      <w:r w:rsidRPr="00734AFC">
        <w:rPr>
          <w:rFonts w:ascii="Arial" w:eastAsia="Times New Roman" w:hAnsi="Arial" w:cs="Times New Roman"/>
          <w:szCs w:val="20"/>
          <w:lang w:val="es-ES_tradnl" w:eastAsia="es-ES"/>
        </w:rPr>
        <w:t xml:space="preserve">, </w:t>
      </w:r>
      <w:proofErr w:type="gramStart"/>
      <w:r w:rsidRPr="00734AFC">
        <w:rPr>
          <w:rFonts w:ascii="Arial" w:eastAsia="Times New Roman" w:hAnsi="Arial" w:cs="Times New Roman"/>
          <w:szCs w:val="20"/>
          <w:lang w:val="es-ES_tradnl" w:eastAsia="es-ES"/>
        </w:rPr>
        <w:t>cualesquiera póliza</w:t>
      </w:r>
      <w:proofErr w:type="gramEnd"/>
      <w:r w:rsidRPr="00734AFC">
        <w:rPr>
          <w:rFonts w:ascii="Arial" w:eastAsia="Times New Roman" w:hAnsi="Arial" w:cs="Times New Roman"/>
          <w:szCs w:val="20"/>
          <w:lang w:val="es-ES_tradnl" w:eastAsia="es-ES"/>
        </w:rPr>
        <w:t xml:space="preserve"> de seguro, compañías de seguros o compañías reaseguradoras propuestas por el Contratista.</w:t>
      </w:r>
    </w:p>
    <w:p w14:paraId="4A9B2DCB"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3E38900D"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r>
        <w:rPr>
          <w:rFonts w:ascii="Arial" w:eastAsia="Times New Roman" w:hAnsi="Arial" w:cs="Times New Roman"/>
          <w:szCs w:val="20"/>
          <w:lang w:val="es-ES_tradnl" w:eastAsia="es-ES"/>
        </w:rPr>
        <w:tab/>
      </w:r>
      <w:r w:rsidRPr="00734AFC">
        <w:rPr>
          <w:rFonts w:ascii="Arial" w:eastAsia="Times New Roman" w:hAnsi="Arial" w:cs="Times New Roman"/>
          <w:szCs w:val="20"/>
          <w:lang w:val="es-ES_tradnl" w:eastAsia="es-ES"/>
        </w:rPr>
        <w:t xml:space="preserve">El Propietario no será responsable de contratar y mantener ninguna póliza de seguro de propiedad o responsabilidad civil para proteger los intereses del Contratista, Subcontratista u otros en la obra por el monto de </w:t>
      </w:r>
      <w:proofErr w:type="gramStart"/>
      <w:r w:rsidRPr="00734AFC">
        <w:rPr>
          <w:rFonts w:ascii="Arial" w:eastAsia="Times New Roman" w:hAnsi="Arial" w:cs="Times New Roman"/>
          <w:szCs w:val="20"/>
          <w:lang w:val="es-ES_tradnl" w:eastAsia="es-ES"/>
        </w:rPr>
        <w:t>cualesquiera suma deducible</w:t>
      </w:r>
      <w:proofErr w:type="gramEnd"/>
      <w:r w:rsidRPr="00734AFC">
        <w:rPr>
          <w:rFonts w:ascii="Arial" w:eastAsia="Times New Roman" w:hAnsi="Arial" w:cs="Times New Roman"/>
          <w:szCs w:val="20"/>
          <w:lang w:val="es-ES_tradnl" w:eastAsia="es-ES"/>
        </w:rPr>
        <w:t xml:space="preserve"> o por montos superiores a los límites estipulados.  El riesgo de pérdida dentro de la suma deducible o por montos superiores a los asegurados será soportado por el Contratista, Subcontratista u otros que sufran dicha pérdida y si alguno de ellos desea estar cubierto por una póliza de seguro dentro de tales sumas por sobre dichos límites, cada uno puede contratarlo y mantenerlo en su propio costo.</w:t>
      </w:r>
    </w:p>
    <w:p w14:paraId="1AFB0B41"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2BEB8FDC"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r>
        <w:rPr>
          <w:rFonts w:ascii="Arial" w:eastAsia="Times New Roman" w:hAnsi="Arial" w:cs="Times New Roman"/>
          <w:szCs w:val="20"/>
          <w:lang w:val="es-ES_tradnl" w:eastAsia="es-ES"/>
        </w:rPr>
        <w:tab/>
      </w:r>
      <w:r w:rsidRPr="00734AFC">
        <w:rPr>
          <w:rFonts w:ascii="Arial" w:eastAsia="Times New Roman" w:hAnsi="Arial" w:cs="Times New Roman"/>
          <w:szCs w:val="20"/>
          <w:lang w:val="es-ES_tradnl" w:eastAsia="es-ES"/>
        </w:rPr>
        <w:t>El Contratista deberá exigir a sus Subcontratistas los mismos seguros indicados, entregando al Propietario los Certificados de Cobertura necesarios que evidencien la contratación de los seguros, antes del comienzo de cualquier trabajo y, si son requeridos por el Propietario, los certificados de seguros correspondientes.  Dichos seguros estarán sujetos a las condiciones indicadas incluyendo al Contratista como asegurado adicional.</w:t>
      </w:r>
    </w:p>
    <w:p w14:paraId="06FABD32" w14:textId="77777777" w:rsidR="004F5399" w:rsidRPr="00734AF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5C38EB92" w14:textId="77777777" w:rsidR="004F5399" w:rsidRPr="005B514F" w:rsidRDefault="004F5399" w:rsidP="0058201B">
      <w:pPr>
        <w:pStyle w:val="Heading1"/>
        <w:rPr>
          <w:rFonts w:eastAsia="Times New Roman"/>
          <w:lang w:eastAsia="es-MX"/>
        </w:rPr>
      </w:pPr>
      <w:r w:rsidRPr="005B514F">
        <w:rPr>
          <w:rFonts w:eastAsia="Times New Roman"/>
          <w:lang w:eastAsia="es-MX"/>
        </w:rPr>
        <w:lastRenderedPageBreak/>
        <w:t>Renuncia a los Derechos de Subrogación</w:t>
      </w:r>
    </w:p>
    <w:p w14:paraId="0EB23A07" w14:textId="77777777" w:rsidR="004F5399" w:rsidRPr="003A15D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6668C6ED" w14:textId="77777777" w:rsidR="004F5399" w:rsidRPr="003A15D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r w:rsidRPr="003A15DC">
        <w:rPr>
          <w:rFonts w:ascii="Arial" w:eastAsia="Times New Roman" w:hAnsi="Arial" w:cs="Times New Roman"/>
          <w:szCs w:val="20"/>
          <w:lang w:val="es-ES_tradnl" w:eastAsia="es-ES"/>
        </w:rPr>
        <w:tab/>
        <w:t>El Propietario y el Contratista y sus asegurados renuncia a todos los derechos en contra del otro que surjan por todas las pérdidas y daños causados por cualesquiera de los peligros cubiertos e indemnizados por las pólizas de seguro provistas de acuerdo con los puntos 2 y 3, y cualquier otro seguro de propiedad aplicable a la Obra y también renuncian a todos dichos derechos contra los Subcontratistas, Ingenieros, Consultores y toda otra parte indicada como asegurada en dichas pólizas por pérdidas y daños así causados.  Cada Subcontrato entre el Contratista y un Subcontratista contendrá estipulaciones de renuncia similares de parte del Subcontratista a favor del Propietario, Contratista, Ingeniero, Consultores y toda otra parte indicada como asegurada.</w:t>
      </w:r>
    </w:p>
    <w:p w14:paraId="5CA46EA1" w14:textId="77777777" w:rsidR="004F5399" w:rsidRPr="003A15DC" w:rsidRDefault="004F5399" w:rsidP="004F5399">
      <w:pPr>
        <w:tabs>
          <w:tab w:val="left" w:pos="851"/>
          <w:tab w:val="left" w:pos="1560"/>
        </w:tabs>
        <w:spacing w:after="0" w:line="288" w:lineRule="auto"/>
        <w:ind w:left="851" w:hanging="851"/>
        <w:rPr>
          <w:rFonts w:ascii="Arial" w:eastAsia="Times New Roman" w:hAnsi="Arial" w:cs="Times New Roman"/>
          <w:szCs w:val="20"/>
          <w:lang w:val="es-ES_tradnl" w:eastAsia="es-ES"/>
        </w:rPr>
      </w:pPr>
    </w:p>
    <w:p w14:paraId="2B34EBFC" w14:textId="77777777" w:rsidR="004F5399" w:rsidRPr="00734AFC" w:rsidRDefault="004F5399" w:rsidP="004F5399">
      <w:pPr>
        <w:rPr>
          <w:lang w:val="es-ES_tradnl"/>
        </w:rPr>
      </w:pPr>
    </w:p>
    <w:p w14:paraId="284DDFB1" w14:textId="77777777" w:rsidR="004F5399" w:rsidRPr="005B514F" w:rsidRDefault="004F5399" w:rsidP="004F5399">
      <w:pPr>
        <w:tabs>
          <w:tab w:val="left" w:pos="3492"/>
        </w:tabs>
        <w:rPr>
          <w:rFonts w:asciiTheme="majorHAnsi" w:hAnsiTheme="majorHAnsi"/>
          <w:sz w:val="32"/>
          <w:lang w:val="es-ES_tradnl"/>
        </w:rPr>
      </w:pPr>
    </w:p>
    <w:p w14:paraId="7455F0BC" w14:textId="77777777" w:rsidR="00C4152F" w:rsidRPr="004F5399" w:rsidRDefault="00B94EC0">
      <w:pPr>
        <w:rPr>
          <w:lang w:val="es-ES_tradnl"/>
        </w:rPr>
      </w:pPr>
    </w:p>
    <w:sectPr w:rsidR="00C4152F" w:rsidRPr="004F5399" w:rsidSect="00C738D8">
      <w:footerReference w:type="default" r:id="rId10"/>
      <w:pgSz w:w="12240" w:h="15840"/>
      <w:pgMar w:top="241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180FF" w14:textId="77777777" w:rsidR="00B94EC0" w:rsidRDefault="00B94EC0">
      <w:pPr>
        <w:spacing w:after="0" w:line="240" w:lineRule="auto"/>
      </w:pPr>
      <w:r>
        <w:separator/>
      </w:r>
    </w:p>
  </w:endnote>
  <w:endnote w:type="continuationSeparator" w:id="0">
    <w:p w14:paraId="00CA5C9A" w14:textId="77777777" w:rsidR="00B94EC0" w:rsidRDefault="00B94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s-ES"/>
      </w:rPr>
      <w:id w:val="-659770201"/>
      <w:docPartObj>
        <w:docPartGallery w:val="Page Numbers (Bottom of Page)"/>
        <w:docPartUnique/>
      </w:docPartObj>
    </w:sdtPr>
    <w:sdtEndPr/>
    <w:sdtContent>
      <w:p w14:paraId="683156A6" w14:textId="77777777" w:rsidR="00E74706" w:rsidRDefault="004C6C10">
        <w:pPr>
          <w:pStyle w:val="Footer"/>
          <w:jc w:val="right"/>
        </w:pPr>
        <w:r>
          <w:rPr>
            <w:lang w:val="es-ES"/>
          </w:rPr>
          <w:t xml:space="preserve">Página | </w:t>
        </w:r>
        <w:r>
          <w:fldChar w:fldCharType="begin"/>
        </w:r>
        <w:r>
          <w:instrText>PAGE   \* MERGEFORMAT</w:instrText>
        </w:r>
        <w:r>
          <w:fldChar w:fldCharType="separate"/>
        </w:r>
        <w:r w:rsidRPr="00026C9D">
          <w:rPr>
            <w:noProof/>
            <w:lang w:val="es-ES"/>
          </w:rPr>
          <w:t>8</w:t>
        </w:r>
        <w:r>
          <w:fldChar w:fldCharType="end"/>
        </w:r>
        <w:r>
          <w:rPr>
            <w:lang w:val="es-ES"/>
          </w:rPr>
          <w:t xml:space="preserve"> </w:t>
        </w:r>
      </w:p>
    </w:sdtContent>
  </w:sdt>
  <w:p w14:paraId="47D61C09" w14:textId="77777777" w:rsidR="00E74706" w:rsidRDefault="00B94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4258B" w14:textId="77777777" w:rsidR="00B94EC0" w:rsidRDefault="00B94EC0">
      <w:pPr>
        <w:spacing w:after="0" w:line="240" w:lineRule="auto"/>
      </w:pPr>
      <w:r>
        <w:separator/>
      </w:r>
    </w:p>
  </w:footnote>
  <w:footnote w:type="continuationSeparator" w:id="0">
    <w:p w14:paraId="3E57925A" w14:textId="77777777" w:rsidR="00B94EC0" w:rsidRDefault="00B94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15E85"/>
    <w:multiLevelType w:val="hybridMultilevel"/>
    <w:tmpl w:val="BC2681C8"/>
    <w:lvl w:ilvl="0" w:tplc="4DB2FA38">
      <w:start w:val="1"/>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802407D"/>
    <w:multiLevelType w:val="multilevel"/>
    <w:tmpl w:val="58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9B864FE"/>
    <w:multiLevelType w:val="hybridMultilevel"/>
    <w:tmpl w:val="B784D3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llin Hamilton">
    <w15:presenceInfo w15:providerId="Windows Live" w15:userId="f24c40aa547488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10"/>
    <w:rsid w:val="00024DEB"/>
    <w:rsid w:val="004C6C10"/>
    <w:rsid w:val="004F5399"/>
    <w:rsid w:val="0058201B"/>
    <w:rsid w:val="007A52BC"/>
    <w:rsid w:val="00B46BF4"/>
    <w:rsid w:val="00B94EC0"/>
    <w:rsid w:val="00FA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293B1"/>
  <w15:chartTrackingRefBased/>
  <w15:docId w15:val="{E44517A6-B3D4-46F1-92EF-49E2256D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C10"/>
    <w:pPr>
      <w:spacing w:after="200" w:line="276" w:lineRule="auto"/>
    </w:pPr>
    <w:rPr>
      <w:lang w:val="es-CL"/>
    </w:rPr>
  </w:style>
  <w:style w:type="paragraph" w:styleId="Heading1">
    <w:name w:val="heading 1"/>
    <w:basedOn w:val="Normal"/>
    <w:next w:val="Normal"/>
    <w:link w:val="Heading1Char"/>
    <w:uiPriority w:val="9"/>
    <w:qFormat/>
    <w:rsid w:val="004C6C10"/>
    <w:pPr>
      <w:keepNext/>
      <w:keepLines/>
      <w:numPr>
        <w:numId w:val="2"/>
      </w:numPr>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C6C10"/>
    <w:pPr>
      <w:keepNext/>
      <w:keepLines/>
      <w:numPr>
        <w:ilvl w:val="1"/>
        <w:numId w:val="2"/>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4C6C10"/>
    <w:pPr>
      <w:keepNext/>
      <w:keepLines/>
      <w:numPr>
        <w:ilvl w:val="2"/>
        <w:numId w:val="2"/>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4C6C10"/>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6C10"/>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6C10"/>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C6C10"/>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C6C1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6C1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10"/>
    <w:rPr>
      <w:rFonts w:asciiTheme="majorHAnsi" w:eastAsiaTheme="majorEastAsia" w:hAnsiTheme="majorHAnsi" w:cstheme="majorBidi"/>
      <w:b/>
      <w:bCs/>
      <w:color w:val="2F5496" w:themeColor="accent1" w:themeShade="BF"/>
      <w:sz w:val="28"/>
      <w:szCs w:val="28"/>
      <w:lang w:val="es-CL"/>
    </w:rPr>
  </w:style>
  <w:style w:type="character" w:customStyle="1" w:styleId="Heading2Char">
    <w:name w:val="Heading 2 Char"/>
    <w:basedOn w:val="DefaultParagraphFont"/>
    <w:link w:val="Heading2"/>
    <w:uiPriority w:val="9"/>
    <w:rsid w:val="004C6C10"/>
    <w:rPr>
      <w:rFonts w:asciiTheme="majorHAnsi" w:eastAsiaTheme="majorEastAsia" w:hAnsiTheme="majorHAnsi" w:cstheme="majorBidi"/>
      <w:b/>
      <w:bCs/>
      <w:color w:val="4472C4" w:themeColor="accent1"/>
      <w:sz w:val="26"/>
      <w:szCs w:val="26"/>
      <w:lang w:val="es-CL"/>
    </w:rPr>
  </w:style>
  <w:style w:type="character" w:customStyle="1" w:styleId="Heading3Char">
    <w:name w:val="Heading 3 Char"/>
    <w:basedOn w:val="DefaultParagraphFont"/>
    <w:link w:val="Heading3"/>
    <w:uiPriority w:val="9"/>
    <w:rsid w:val="004C6C10"/>
    <w:rPr>
      <w:rFonts w:asciiTheme="majorHAnsi" w:eastAsiaTheme="majorEastAsia" w:hAnsiTheme="majorHAnsi" w:cstheme="majorBidi"/>
      <w:b/>
      <w:bCs/>
      <w:color w:val="4472C4" w:themeColor="accent1"/>
      <w:lang w:val="es-CL"/>
    </w:rPr>
  </w:style>
  <w:style w:type="character" w:customStyle="1" w:styleId="Heading4Char">
    <w:name w:val="Heading 4 Char"/>
    <w:basedOn w:val="DefaultParagraphFont"/>
    <w:link w:val="Heading4"/>
    <w:uiPriority w:val="9"/>
    <w:semiHidden/>
    <w:rsid w:val="004C6C10"/>
    <w:rPr>
      <w:rFonts w:asciiTheme="majorHAnsi" w:eastAsiaTheme="majorEastAsia" w:hAnsiTheme="majorHAnsi" w:cstheme="majorBidi"/>
      <w:i/>
      <w:iCs/>
      <w:color w:val="2F5496" w:themeColor="accent1" w:themeShade="BF"/>
      <w:lang w:val="es-CL"/>
    </w:rPr>
  </w:style>
  <w:style w:type="character" w:customStyle="1" w:styleId="Heading5Char">
    <w:name w:val="Heading 5 Char"/>
    <w:basedOn w:val="DefaultParagraphFont"/>
    <w:link w:val="Heading5"/>
    <w:uiPriority w:val="9"/>
    <w:semiHidden/>
    <w:rsid w:val="004C6C10"/>
    <w:rPr>
      <w:rFonts w:asciiTheme="majorHAnsi" w:eastAsiaTheme="majorEastAsia" w:hAnsiTheme="majorHAnsi" w:cstheme="majorBidi"/>
      <w:color w:val="2F5496" w:themeColor="accent1" w:themeShade="BF"/>
      <w:lang w:val="es-CL"/>
    </w:rPr>
  </w:style>
  <w:style w:type="character" w:customStyle="1" w:styleId="Heading6Char">
    <w:name w:val="Heading 6 Char"/>
    <w:basedOn w:val="DefaultParagraphFont"/>
    <w:link w:val="Heading6"/>
    <w:uiPriority w:val="9"/>
    <w:semiHidden/>
    <w:rsid w:val="004C6C10"/>
    <w:rPr>
      <w:rFonts w:asciiTheme="majorHAnsi" w:eastAsiaTheme="majorEastAsia" w:hAnsiTheme="majorHAnsi" w:cstheme="majorBidi"/>
      <w:color w:val="1F3763" w:themeColor="accent1" w:themeShade="7F"/>
      <w:lang w:val="es-CL"/>
    </w:rPr>
  </w:style>
  <w:style w:type="character" w:customStyle="1" w:styleId="Heading7Char">
    <w:name w:val="Heading 7 Char"/>
    <w:basedOn w:val="DefaultParagraphFont"/>
    <w:link w:val="Heading7"/>
    <w:uiPriority w:val="9"/>
    <w:semiHidden/>
    <w:rsid w:val="004C6C10"/>
    <w:rPr>
      <w:rFonts w:asciiTheme="majorHAnsi" w:eastAsiaTheme="majorEastAsia" w:hAnsiTheme="majorHAnsi" w:cstheme="majorBidi"/>
      <w:i/>
      <w:iCs/>
      <w:color w:val="1F3763" w:themeColor="accent1" w:themeShade="7F"/>
      <w:lang w:val="es-CL"/>
    </w:rPr>
  </w:style>
  <w:style w:type="character" w:customStyle="1" w:styleId="Heading8Char">
    <w:name w:val="Heading 8 Char"/>
    <w:basedOn w:val="DefaultParagraphFont"/>
    <w:link w:val="Heading8"/>
    <w:uiPriority w:val="9"/>
    <w:semiHidden/>
    <w:rsid w:val="004C6C10"/>
    <w:rPr>
      <w:rFonts w:asciiTheme="majorHAnsi" w:eastAsiaTheme="majorEastAsia" w:hAnsiTheme="majorHAnsi" w:cstheme="majorBidi"/>
      <w:color w:val="272727" w:themeColor="text1" w:themeTint="D8"/>
      <w:sz w:val="21"/>
      <w:szCs w:val="21"/>
      <w:lang w:val="es-CL"/>
    </w:rPr>
  </w:style>
  <w:style w:type="character" w:customStyle="1" w:styleId="Heading9Char">
    <w:name w:val="Heading 9 Char"/>
    <w:basedOn w:val="DefaultParagraphFont"/>
    <w:link w:val="Heading9"/>
    <w:uiPriority w:val="9"/>
    <w:semiHidden/>
    <w:rsid w:val="004C6C10"/>
    <w:rPr>
      <w:rFonts w:asciiTheme="majorHAnsi" w:eastAsiaTheme="majorEastAsia" w:hAnsiTheme="majorHAnsi" w:cstheme="majorBidi"/>
      <w:i/>
      <w:iCs/>
      <w:color w:val="272727" w:themeColor="text1" w:themeTint="D8"/>
      <w:sz w:val="21"/>
      <w:szCs w:val="21"/>
      <w:lang w:val="es-CL"/>
    </w:rPr>
  </w:style>
  <w:style w:type="paragraph" w:styleId="Footer">
    <w:name w:val="footer"/>
    <w:basedOn w:val="Normal"/>
    <w:link w:val="FooterChar"/>
    <w:uiPriority w:val="99"/>
    <w:unhideWhenUsed/>
    <w:rsid w:val="004C6C1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C6C10"/>
    <w:rPr>
      <w:lang w:val="es-CL"/>
    </w:rPr>
  </w:style>
  <w:style w:type="paragraph" w:styleId="ListParagraph">
    <w:name w:val="List Paragraph"/>
    <w:aliases w:val="List Paragraph (OST)"/>
    <w:basedOn w:val="Normal"/>
    <w:link w:val="ListParagraphChar"/>
    <w:uiPriority w:val="34"/>
    <w:qFormat/>
    <w:rsid w:val="004C6C10"/>
    <w:pPr>
      <w:ind w:left="720"/>
      <w:contextualSpacing/>
    </w:pPr>
  </w:style>
  <w:style w:type="paragraph" w:styleId="BalloonText">
    <w:name w:val="Balloon Text"/>
    <w:basedOn w:val="Normal"/>
    <w:link w:val="BalloonTextChar"/>
    <w:uiPriority w:val="99"/>
    <w:semiHidden/>
    <w:unhideWhenUsed/>
    <w:rsid w:val="004F53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5399"/>
    <w:rPr>
      <w:rFonts w:ascii="Segoe UI" w:hAnsi="Segoe UI" w:cs="Segoe UI"/>
      <w:sz w:val="18"/>
      <w:szCs w:val="18"/>
      <w:lang w:val="es-CL"/>
    </w:rPr>
  </w:style>
  <w:style w:type="character" w:customStyle="1" w:styleId="ListParagraphChar">
    <w:name w:val="List Paragraph Char"/>
    <w:aliases w:val="List Paragraph (OST) Char"/>
    <w:basedOn w:val="DefaultParagraphFont"/>
    <w:link w:val="ListParagraph"/>
    <w:uiPriority w:val="34"/>
    <w:locked/>
    <w:rsid w:val="004F5399"/>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7" ma:contentTypeDescription="Crear nuevo documento." ma:contentTypeScope="" ma:versionID="347ba783af89f7dcfde722b8681b74e4">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1874b096545fcdebba4fe6dcc7070ffd"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030E04-731C-41C6-B16C-6B451C89A495}">
  <ds:schemaRefs>
    <ds:schemaRef ds:uri="http://schemas.microsoft.com/sharepoint/v3/contenttype/forms"/>
  </ds:schemaRefs>
</ds:datastoreItem>
</file>

<file path=customXml/itemProps2.xml><?xml version="1.0" encoding="utf-8"?>
<ds:datastoreItem xmlns:ds="http://schemas.openxmlformats.org/officeDocument/2006/customXml" ds:itemID="{C2393CD6-FC67-49B6-B032-C082843A48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3D5806-A98A-4610-A29C-38241D305287}"/>
</file>

<file path=docProps/app.xml><?xml version="1.0" encoding="utf-8"?>
<Properties xmlns="http://schemas.openxmlformats.org/officeDocument/2006/extended-properties" xmlns:vt="http://schemas.openxmlformats.org/officeDocument/2006/docPropsVTypes">
  <Template>Normal</Template>
  <TotalTime>0</TotalTime>
  <Pages>7</Pages>
  <Words>1751</Words>
  <Characters>9982</Characters>
  <Application>Microsoft Office Word</Application>
  <DocSecurity>0</DocSecurity>
  <Lines>83</Lines>
  <Paragraphs>23</Paragraphs>
  <ScaleCrop>false</ScaleCrop>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Hamilton</dc:creator>
  <cp:keywords/>
  <dc:description/>
  <cp:lastModifiedBy>Collin Hamilton</cp:lastModifiedBy>
  <cp:revision>4</cp:revision>
  <dcterms:created xsi:type="dcterms:W3CDTF">2020-12-31T13:44:00Z</dcterms:created>
  <dcterms:modified xsi:type="dcterms:W3CDTF">2021-08-03T13:46:00Z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