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F60CEC" w14:textId="77777777" w:rsidR="009727E5" w:rsidRDefault="009727E5" w:rsidP="009727E5">
      <w:pPr>
        <w:pStyle w:val="Textoindependiente"/>
        <w:spacing w:after="0"/>
      </w:pPr>
    </w:p>
    <w:p w14:paraId="07AADFBF" w14:textId="77777777" w:rsidR="009727E5" w:rsidRDefault="009727E5" w:rsidP="009727E5">
      <w:pPr>
        <w:pStyle w:val="Textoindependiente"/>
        <w:spacing w:after="0"/>
      </w:pPr>
    </w:p>
    <w:p w14:paraId="28EC482A" w14:textId="77777777" w:rsidR="009727E5" w:rsidRDefault="009727E5" w:rsidP="009727E5">
      <w:pPr>
        <w:pStyle w:val="Textoindependiente"/>
        <w:spacing w:after="0"/>
      </w:pPr>
    </w:p>
    <w:p w14:paraId="115DDEB5" w14:textId="734E2688" w:rsidR="009727E5" w:rsidRDefault="009727E5" w:rsidP="009727E5">
      <w:pPr>
        <w:pStyle w:val="Textoindependiente"/>
        <w:spacing w:after="0"/>
      </w:pPr>
    </w:p>
    <w:p w14:paraId="182933CF" w14:textId="7FB53E2C" w:rsidR="009727E5" w:rsidRDefault="009727E5" w:rsidP="009727E5">
      <w:pPr>
        <w:pStyle w:val="Textoindependiente"/>
        <w:spacing w:after="0"/>
      </w:pPr>
    </w:p>
    <w:p w14:paraId="671F241B" w14:textId="30B8FF0B" w:rsidR="009727E5" w:rsidRDefault="009727E5" w:rsidP="009727E5">
      <w:pPr>
        <w:pStyle w:val="Textoindependiente"/>
        <w:spacing w:after="0"/>
      </w:pPr>
    </w:p>
    <w:p w14:paraId="441D1DAA" w14:textId="2C07E657" w:rsidR="009727E5" w:rsidRDefault="009727E5" w:rsidP="009727E5">
      <w:pPr>
        <w:pStyle w:val="Textoindependiente"/>
        <w:spacing w:after="0"/>
      </w:pPr>
    </w:p>
    <w:p w14:paraId="461C5A71" w14:textId="48C67BCA" w:rsidR="009727E5" w:rsidRDefault="009727E5" w:rsidP="009727E5">
      <w:pPr>
        <w:pStyle w:val="Textoindependiente"/>
        <w:spacing w:after="0"/>
      </w:pPr>
    </w:p>
    <w:p w14:paraId="0187CCF4" w14:textId="51CE5494" w:rsidR="009727E5" w:rsidRDefault="009727E5" w:rsidP="009727E5">
      <w:pPr>
        <w:pStyle w:val="Textoindependiente"/>
        <w:spacing w:after="0"/>
      </w:pPr>
    </w:p>
    <w:p w14:paraId="738F847C" w14:textId="63DA82BB" w:rsidR="009727E5" w:rsidRDefault="009727E5" w:rsidP="009727E5">
      <w:pPr>
        <w:pStyle w:val="Textoindependiente"/>
        <w:spacing w:after="0"/>
      </w:pPr>
    </w:p>
    <w:p w14:paraId="50D6192C" w14:textId="409093A3" w:rsidR="009727E5" w:rsidRDefault="009727E5" w:rsidP="009727E5">
      <w:pPr>
        <w:pStyle w:val="Textoindependiente"/>
        <w:spacing w:after="0"/>
      </w:pPr>
    </w:p>
    <w:p w14:paraId="057CA837" w14:textId="1A4DEAD9" w:rsidR="009727E5" w:rsidRDefault="009727E5" w:rsidP="009727E5">
      <w:pPr>
        <w:pStyle w:val="Textoindependiente"/>
        <w:spacing w:after="0"/>
      </w:pPr>
    </w:p>
    <w:p w14:paraId="3A374865" w14:textId="77777777" w:rsidR="009727E5" w:rsidRDefault="009727E5" w:rsidP="009727E5">
      <w:pPr>
        <w:pStyle w:val="Textoindependiente"/>
        <w:spacing w:after="0"/>
      </w:pPr>
    </w:p>
    <w:p w14:paraId="75B7843D" w14:textId="75E1220E" w:rsidR="009727E5" w:rsidRDefault="009727E5" w:rsidP="009727E5">
      <w:pPr>
        <w:pStyle w:val="Textoindependiente"/>
        <w:spacing w:after="0"/>
      </w:pPr>
    </w:p>
    <w:p w14:paraId="58E46B58" w14:textId="4DF6FD56" w:rsidR="009727E5" w:rsidRDefault="009727E5" w:rsidP="009727E5">
      <w:pPr>
        <w:pStyle w:val="Textoindependiente"/>
        <w:spacing w:after="0"/>
      </w:pPr>
    </w:p>
    <w:p w14:paraId="1761BB70" w14:textId="1B608072" w:rsidR="009727E5" w:rsidRDefault="009727E5" w:rsidP="009727E5">
      <w:pPr>
        <w:pStyle w:val="Textoindependiente"/>
        <w:spacing w:after="0"/>
      </w:pPr>
    </w:p>
    <w:p w14:paraId="602C5733" w14:textId="201A2BCD" w:rsidR="009727E5" w:rsidRDefault="009727E5" w:rsidP="009727E5">
      <w:pPr>
        <w:pStyle w:val="Textoindependiente"/>
        <w:spacing w:after="0"/>
      </w:pPr>
    </w:p>
    <w:p w14:paraId="270F1D02" w14:textId="77777777" w:rsidR="009727E5" w:rsidRDefault="009727E5" w:rsidP="009727E5">
      <w:pPr>
        <w:pStyle w:val="Textoindependiente"/>
        <w:spacing w:after="0"/>
      </w:pPr>
    </w:p>
    <w:p w14:paraId="1E2E5A62" w14:textId="77777777" w:rsidR="009727E5" w:rsidRDefault="009727E5" w:rsidP="009727E5">
      <w:pPr>
        <w:pStyle w:val="Textoindependiente"/>
        <w:spacing w:after="0"/>
      </w:pPr>
    </w:p>
    <w:p w14:paraId="202AE1C1" w14:textId="1C590555" w:rsidR="00EE06A1" w:rsidRDefault="000706C9" w:rsidP="00EE06A1">
      <w:pPr>
        <w:pStyle w:val="Textoindependiente"/>
        <w:jc w:val="center"/>
        <w:rPr>
          <w:b/>
          <w:bCs/>
          <w:color w:val="365F91"/>
          <w:sz w:val="72"/>
          <w:szCs w:val="72"/>
        </w:rPr>
      </w:pPr>
      <w:r w:rsidRPr="000706C9">
        <w:rPr>
          <w:b/>
          <w:bCs/>
          <w:color w:val="365F91"/>
          <w:sz w:val="72"/>
          <w:szCs w:val="72"/>
        </w:rPr>
        <w:t>Annex 13</w:t>
      </w:r>
    </w:p>
    <w:p w14:paraId="35788287" w14:textId="1624E326" w:rsidR="000706C9" w:rsidRDefault="000706C9" w:rsidP="00EE06A1">
      <w:pPr>
        <w:pStyle w:val="Textoindependiente"/>
        <w:jc w:val="center"/>
        <w:rPr>
          <w:b/>
          <w:bCs/>
          <w:color w:val="365F91"/>
          <w:sz w:val="72"/>
          <w:szCs w:val="72"/>
        </w:rPr>
      </w:pPr>
      <w:r w:rsidRPr="000706C9">
        <w:rPr>
          <w:b/>
          <w:bCs/>
          <w:color w:val="365F91"/>
          <w:sz w:val="72"/>
          <w:szCs w:val="72"/>
        </w:rPr>
        <w:t>Spare Parts</w:t>
      </w:r>
    </w:p>
    <w:p w14:paraId="31E7F302" w14:textId="400DCDC4" w:rsidR="00EE06A1" w:rsidRDefault="00EE06A1" w:rsidP="007178B7">
      <w:pPr>
        <w:pStyle w:val="Textoindependiente"/>
        <w:jc w:val="center"/>
        <w:rPr>
          <w:b/>
          <w:color w:val="16365D"/>
          <w:sz w:val="36"/>
          <w:u w:val="thick" w:color="16365D"/>
        </w:rPr>
      </w:pPr>
    </w:p>
    <w:p w14:paraId="509227F9" w14:textId="103A9161" w:rsidR="000706C9" w:rsidRDefault="000706C9" w:rsidP="00EE06A1">
      <w:pPr>
        <w:pStyle w:val="Textoindependiente"/>
        <w:jc w:val="center"/>
        <w:rPr>
          <w:b/>
          <w:bCs/>
        </w:rPr>
      </w:pPr>
      <w:r>
        <w:rPr>
          <w:b/>
          <w:bCs/>
        </w:rPr>
        <w:t>REVISION HISTORY</w:t>
      </w:r>
    </w:p>
    <w:tbl>
      <w:tblPr>
        <w:tblW w:w="0" w:type="auto"/>
        <w:tblInd w:w="1440" w:type="dxa"/>
        <w:tblLook w:val="0000" w:firstRow="0" w:lastRow="0" w:firstColumn="0" w:lastColumn="0" w:noHBand="0" w:noVBand="0"/>
      </w:tblPr>
      <w:tblGrid>
        <w:gridCol w:w="1474"/>
        <w:gridCol w:w="1474"/>
        <w:gridCol w:w="1474"/>
        <w:gridCol w:w="1474"/>
        <w:gridCol w:w="1136"/>
      </w:tblGrid>
      <w:tr w:rsidR="009727E5" w14:paraId="23FA8E27" w14:textId="77777777" w:rsidTr="00085791"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bottom"/>
          </w:tcPr>
          <w:p w14:paraId="300AE270" w14:textId="5A429874" w:rsidR="009727E5" w:rsidRPr="00795A04" w:rsidRDefault="009727E5" w:rsidP="009727E5">
            <w:pPr>
              <w:pStyle w:val="Textoindependiente"/>
              <w:jc w:val="right"/>
              <w:rPr>
                <w:b/>
                <w:bCs/>
                <w:sz w:val="20"/>
                <w:szCs w:val="20"/>
              </w:rPr>
            </w:pPr>
            <w:r w:rsidRPr="00795A04">
              <w:rPr>
                <w:rFonts w:ascii="Calibri"/>
                <w:b/>
                <w:sz w:val="20"/>
                <w:szCs w:val="20"/>
              </w:rPr>
              <w:t>Revision Level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bottom"/>
          </w:tcPr>
          <w:p w14:paraId="2C9DBFD3" w14:textId="61F2BB8B" w:rsidR="009727E5" w:rsidRPr="00795A04" w:rsidRDefault="009727E5" w:rsidP="009727E5">
            <w:pPr>
              <w:pStyle w:val="Textoindependiente"/>
              <w:jc w:val="center"/>
              <w:rPr>
                <w:b/>
                <w:bCs/>
                <w:sz w:val="20"/>
                <w:szCs w:val="20"/>
              </w:rPr>
            </w:pPr>
            <w:r w:rsidRPr="00795A04">
              <w:rPr>
                <w:rFonts w:ascii="Calibri"/>
                <w:b/>
                <w:sz w:val="20"/>
                <w:szCs w:val="20"/>
              </w:rPr>
              <w:t>Change Summary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bottom"/>
          </w:tcPr>
          <w:p w14:paraId="3AD4D306" w14:textId="1AE9CE95" w:rsidR="009727E5" w:rsidRPr="00795A04" w:rsidRDefault="009727E5" w:rsidP="009727E5">
            <w:pPr>
              <w:pStyle w:val="Textoindependiente"/>
              <w:jc w:val="center"/>
              <w:rPr>
                <w:b/>
                <w:bCs/>
                <w:sz w:val="20"/>
                <w:szCs w:val="20"/>
              </w:rPr>
            </w:pPr>
            <w:r w:rsidRPr="00795A04">
              <w:rPr>
                <w:rFonts w:ascii="Calibri"/>
                <w:b/>
                <w:sz w:val="20"/>
                <w:szCs w:val="20"/>
              </w:rPr>
              <w:t>Elaborated by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bottom"/>
          </w:tcPr>
          <w:p w14:paraId="11B07110" w14:textId="1E6D287F" w:rsidR="009727E5" w:rsidRPr="00795A04" w:rsidRDefault="009727E5" w:rsidP="009727E5">
            <w:pPr>
              <w:pStyle w:val="Textoindependiente"/>
              <w:jc w:val="center"/>
              <w:rPr>
                <w:b/>
                <w:bCs/>
                <w:sz w:val="20"/>
                <w:szCs w:val="20"/>
              </w:rPr>
            </w:pPr>
            <w:r w:rsidRPr="00795A04">
              <w:rPr>
                <w:rFonts w:ascii="Calibri"/>
                <w:b/>
                <w:sz w:val="20"/>
                <w:szCs w:val="20"/>
              </w:rPr>
              <w:t>Approved by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bottom"/>
          </w:tcPr>
          <w:p w14:paraId="38EE2B29" w14:textId="7DDD6D60" w:rsidR="009727E5" w:rsidRPr="00795A04" w:rsidRDefault="009727E5" w:rsidP="009727E5">
            <w:pPr>
              <w:pStyle w:val="Textoindependiente"/>
              <w:jc w:val="center"/>
              <w:rPr>
                <w:b/>
                <w:bCs/>
                <w:sz w:val="20"/>
                <w:szCs w:val="20"/>
              </w:rPr>
            </w:pPr>
            <w:r w:rsidRPr="00795A04">
              <w:rPr>
                <w:rFonts w:ascii="Calibri"/>
                <w:b/>
                <w:sz w:val="20"/>
                <w:szCs w:val="20"/>
              </w:rPr>
              <w:t>Date</w:t>
            </w:r>
          </w:p>
        </w:tc>
      </w:tr>
      <w:tr w:rsidR="009727E5" w14:paraId="1147EF5A" w14:textId="77777777" w:rsidTr="00EE06A1"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21DE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2839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0618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BC6F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AF96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</w:tr>
      <w:tr w:rsidR="009727E5" w14:paraId="24A30026" w14:textId="77777777" w:rsidTr="00EE06A1"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0BB7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1E9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ADF4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292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381B0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</w:tr>
      <w:tr w:rsidR="009727E5" w14:paraId="792A4308" w14:textId="77777777" w:rsidTr="00EE06A1"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8906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6F24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68841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E6BA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417E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</w:tr>
      <w:tr w:rsidR="009727E5" w14:paraId="2472A1B4" w14:textId="77777777" w:rsidTr="00EE06A1"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75F3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BE8C8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2402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85B63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6A5C7" w14:textId="77777777" w:rsidR="009727E5" w:rsidRPr="00795A04" w:rsidRDefault="009727E5" w:rsidP="009727E5">
            <w:pPr>
              <w:pStyle w:val="Textoindependiente"/>
              <w:jc w:val="center"/>
              <w:rPr>
                <w:sz w:val="20"/>
                <w:szCs w:val="20"/>
              </w:rPr>
            </w:pPr>
          </w:p>
        </w:tc>
      </w:tr>
    </w:tbl>
    <w:p w14:paraId="02BA61E1" w14:textId="4C80D3A2" w:rsidR="00EE06A1" w:rsidRDefault="00EE06A1" w:rsidP="00EE06A1">
      <w:pPr>
        <w:pStyle w:val="Textoindependiente2"/>
        <w:spacing w:after="0"/>
      </w:pPr>
    </w:p>
    <w:p w14:paraId="249761BA" w14:textId="77777777" w:rsidR="009727E5" w:rsidRDefault="009727E5" w:rsidP="00EE06A1">
      <w:pPr>
        <w:pStyle w:val="Textoindependiente2"/>
        <w:spacing w:after="0"/>
        <w:sectPr w:rsidR="009727E5" w:rsidSect="00372A0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40" w:right="1440" w:bottom="1440" w:left="1440" w:header="720" w:footer="340" w:gutter="0"/>
          <w:cols w:space="708"/>
          <w:titlePg/>
          <w:docGrid w:linePitch="360"/>
        </w:sectPr>
      </w:pPr>
    </w:p>
    <w:p w14:paraId="765656C5" w14:textId="0C004931" w:rsidR="000706C9" w:rsidRPr="00EE06A1" w:rsidRDefault="000706C9" w:rsidP="009727E5">
      <w:pPr>
        <w:pStyle w:val="Textoindependiente"/>
        <w:keepNext/>
        <w:rPr>
          <w:color w:val="1F487C"/>
        </w:rPr>
      </w:pPr>
      <w:del w:id="0" w:author="Luis Fernando" w:date="2022-05-13T16:57:00Z">
        <w:r w:rsidRPr="00EE06A1" w:rsidDel="001669A1">
          <w:rPr>
            <w:color w:val="1F487C"/>
          </w:rPr>
          <w:lastRenderedPageBreak/>
          <w:delText xml:space="preserve">Canelillo </w:delText>
        </w:r>
      </w:del>
      <w:ins w:id="1" w:author="Luis Fernando" w:date="2022-05-13T16:57:00Z">
        <w:r w:rsidR="001669A1">
          <w:rPr>
            <w:color w:val="1F487C"/>
          </w:rPr>
          <w:t>Talagante</w:t>
        </w:r>
        <w:bookmarkStart w:id="2" w:name="_GoBack"/>
        <w:bookmarkEnd w:id="2"/>
        <w:r w:rsidR="001669A1" w:rsidRPr="00EE06A1">
          <w:rPr>
            <w:color w:val="1F487C"/>
          </w:rPr>
          <w:t xml:space="preserve"> </w:t>
        </w:r>
      </w:ins>
      <w:r w:rsidRPr="00EE06A1">
        <w:rPr>
          <w:color w:val="1F487C"/>
        </w:rPr>
        <w:t>(CHILE)</w:t>
      </w:r>
    </w:p>
    <w:tbl>
      <w:tblPr>
        <w:tblW w:w="5000" w:type="pct"/>
        <w:tblCellSpacing w:w="0" w:type="dxa"/>
        <w:tblLayout w:type="fixed"/>
        <w:tblLook w:val="0000" w:firstRow="0" w:lastRow="0" w:firstColumn="0" w:lastColumn="0" w:noHBand="0" w:noVBand="0"/>
      </w:tblPr>
      <w:tblGrid>
        <w:gridCol w:w="3986"/>
        <w:gridCol w:w="956"/>
        <w:gridCol w:w="1109"/>
        <w:gridCol w:w="2959"/>
      </w:tblGrid>
      <w:tr w:rsidR="00EE06A1" w:rsidRPr="009727E5" w14:paraId="0B0CE19A" w14:textId="77777777" w:rsidTr="009727E5">
        <w:trPr>
          <w:tblHeader/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34060"/>
            <w:vAlign w:val="bottom"/>
          </w:tcPr>
          <w:p w14:paraId="09F2523D" w14:textId="77777777" w:rsidR="000706C9" w:rsidRPr="009727E5" w:rsidRDefault="000706C9" w:rsidP="00795A04">
            <w:pPr>
              <w:pStyle w:val="Textoindependiente"/>
              <w:keepNext/>
              <w:spacing w:before="120" w:after="120"/>
              <w:jc w:val="center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Description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34060"/>
            <w:vAlign w:val="bottom"/>
          </w:tcPr>
          <w:p w14:paraId="162660BB" w14:textId="77777777" w:rsidR="000706C9" w:rsidRPr="009727E5" w:rsidRDefault="000706C9" w:rsidP="00795A04">
            <w:pPr>
              <w:pStyle w:val="Textoindependiente"/>
              <w:keepNext/>
              <w:spacing w:before="120" w:after="120"/>
              <w:jc w:val="center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Units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34060"/>
            <w:vAlign w:val="bottom"/>
          </w:tcPr>
          <w:p w14:paraId="5FD7865D" w14:textId="77777777" w:rsidR="000706C9" w:rsidRPr="009727E5" w:rsidRDefault="000706C9" w:rsidP="00795A04">
            <w:pPr>
              <w:pStyle w:val="Textoindependiente"/>
              <w:keepNext/>
              <w:spacing w:before="120" w:after="120"/>
              <w:jc w:val="center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Units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34060"/>
            <w:vAlign w:val="bottom"/>
          </w:tcPr>
          <w:p w14:paraId="47E72F42" w14:textId="77777777" w:rsidR="000706C9" w:rsidRPr="009727E5" w:rsidRDefault="000706C9" w:rsidP="00795A04">
            <w:pPr>
              <w:pStyle w:val="Textoindependiente"/>
              <w:keepNext/>
              <w:spacing w:before="120" w:after="120"/>
              <w:jc w:val="center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Comments</w:t>
            </w:r>
          </w:p>
        </w:tc>
      </w:tr>
      <w:tr w:rsidR="00EE06A1" w:rsidRPr="009727E5" w14:paraId="5A1B4D89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83796A2" w14:textId="499F01EA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Photovoltaic:  Modules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579A757B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Un.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5B99C51A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 pallet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352B52FC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3F2134EF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647A5F41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Photovoltaic: Solar cable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45A51C53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m.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6A3C8294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100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2E6A4D38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16DF2237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77F89B9F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Photovoltaic: connectors (male/female)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17772B0F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Un.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51BBA182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100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262FE7DF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5897C8ED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9306768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Framework type 1: Complete tracker set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20FBC8F0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Un.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765875F4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3AB1F885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41EEEC0B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5204184B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Framework type 2: Complete tracker set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224DA2E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Un.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5AD2BD86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61BD9AF7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66E8A79D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5E23492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AC Combiner boxes: Complete AC Box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52077EF5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Un.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49E6682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2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4BCF331C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6386220D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6732833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String Inverter: Complete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AD9F12A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Un.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66059A6B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2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001E3A0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42AA0245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2BD53E04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MV equipment: Plug-in type connector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2EB8F95E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Set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94363CB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795811A6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41C791C2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F25D960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Perimeter security: Thermal CCTV camera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3A10F637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Un.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37C27A9E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3AE6C2AF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3E2AE0B6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202FA5AE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Monitoring system: STP 2 pairs Cable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5EF3D4C2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m.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4B35FA6E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180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70D533A3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614A13AB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DFB808F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Monitoring system: FTP Cat5 Cable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047FAAA5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m.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30C2345D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40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255FA502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6753F4DE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71E16E12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Monitoring system: Ambient Temperature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70489868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Ud.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2C0BAEF7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574403D5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  <w:tr w:rsidR="00EE06A1" w:rsidRPr="009727E5" w14:paraId="0D36D0F1" w14:textId="77777777" w:rsidTr="00EE06A1">
        <w:trPr>
          <w:tblCellSpacing w:w="0" w:type="dxa"/>
        </w:trPr>
        <w:tc>
          <w:tcPr>
            <w:tcW w:w="4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1AE5D778" w14:textId="77777777" w:rsidR="000706C9" w:rsidRPr="009727E5" w:rsidRDefault="000706C9" w:rsidP="00795A04">
            <w:pPr>
              <w:pStyle w:val="Textoindependiente"/>
              <w:spacing w:after="120"/>
              <w:jc w:val="left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Monitoring system: Module Temperature</w:t>
            </w:r>
          </w:p>
        </w:tc>
        <w:tc>
          <w:tcPr>
            <w:tcW w:w="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7E87E2DE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Ud.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3E175B68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  <w:r w:rsidRPr="009727E5">
              <w:rPr>
                <w:sz w:val="18"/>
                <w:szCs w:val="18"/>
              </w:rPr>
              <w:t>1</w:t>
            </w:r>
          </w:p>
        </w:tc>
        <w:tc>
          <w:tcPr>
            <w:tcW w:w="30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14:paraId="211A68E5" w14:textId="77777777" w:rsidR="000706C9" w:rsidRPr="009727E5" w:rsidRDefault="000706C9" w:rsidP="00795A04">
            <w:pPr>
              <w:pStyle w:val="Textoindependiente"/>
              <w:spacing w:after="120"/>
              <w:rPr>
                <w:sz w:val="18"/>
                <w:szCs w:val="18"/>
              </w:rPr>
            </w:pPr>
          </w:p>
        </w:tc>
      </w:tr>
    </w:tbl>
    <w:p w14:paraId="0AFA666D" w14:textId="5DDF3119" w:rsidR="000706C9" w:rsidRDefault="000706C9" w:rsidP="00EE06A1">
      <w:pPr>
        <w:pStyle w:val="Textoindependiente"/>
        <w:spacing w:after="0"/>
      </w:pPr>
    </w:p>
    <w:p w14:paraId="566B62A0" w14:textId="70B36618" w:rsidR="00206574" w:rsidRPr="00E16679" w:rsidRDefault="00206574" w:rsidP="00EE06A1">
      <w:pPr>
        <w:pStyle w:val="Textoindependiente"/>
        <w:spacing w:after="0"/>
        <w:rPr>
          <w:sz w:val="18"/>
          <w:szCs w:val="18"/>
        </w:rPr>
      </w:pPr>
    </w:p>
    <w:p w14:paraId="2D609BFC" w14:textId="24A6AD6B" w:rsidR="00206574" w:rsidRPr="00E16679" w:rsidRDefault="00B50B52" w:rsidP="00EE06A1">
      <w:pPr>
        <w:pStyle w:val="Textoindependiente"/>
        <w:spacing w:after="0"/>
        <w:rPr>
          <w:sz w:val="18"/>
          <w:szCs w:val="18"/>
        </w:rPr>
      </w:pPr>
      <w:r w:rsidRPr="00E16679">
        <w:rPr>
          <w:sz w:val="18"/>
          <w:szCs w:val="18"/>
        </w:rPr>
        <w:t>Special tools:</w:t>
      </w:r>
    </w:p>
    <w:p w14:paraId="29579D4A" w14:textId="2139FB4C" w:rsidR="00B50B52" w:rsidRPr="00E16679" w:rsidRDefault="00B50B52" w:rsidP="00EE06A1">
      <w:pPr>
        <w:pStyle w:val="Textoindependiente"/>
        <w:spacing w:after="0"/>
        <w:rPr>
          <w:sz w:val="18"/>
          <w:szCs w:val="18"/>
        </w:rPr>
      </w:pPr>
    </w:p>
    <w:p w14:paraId="486A5D2A" w14:textId="7CC9C76D" w:rsidR="00B50B52" w:rsidRPr="00E16679" w:rsidRDefault="00B50B52" w:rsidP="00B50B52">
      <w:pPr>
        <w:pStyle w:val="Textoindependiente"/>
        <w:numPr>
          <w:ilvl w:val="0"/>
          <w:numId w:val="3"/>
        </w:numPr>
        <w:spacing w:after="0"/>
        <w:rPr>
          <w:sz w:val="18"/>
          <w:szCs w:val="18"/>
        </w:rPr>
      </w:pPr>
      <w:r w:rsidRPr="00E16679">
        <w:rPr>
          <w:sz w:val="18"/>
          <w:szCs w:val="18"/>
        </w:rPr>
        <w:t>Insulated gloves</w:t>
      </w:r>
    </w:p>
    <w:p w14:paraId="63F4A67E" w14:textId="02AD2F28" w:rsidR="00B50B52" w:rsidRPr="00E16679" w:rsidRDefault="00BB4976" w:rsidP="00B50B52">
      <w:pPr>
        <w:pStyle w:val="Textoindependiente"/>
        <w:numPr>
          <w:ilvl w:val="0"/>
          <w:numId w:val="3"/>
        </w:numPr>
        <w:spacing w:after="0"/>
        <w:rPr>
          <w:sz w:val="18"/>
          <w:szCs w:val="18"/>
        </w:rPr>
      </w:pPr>
      <w:r w:rsidRPr="00E16679">
        <w:rPr>
          <w:sz w:val="18"/>
          <w:szCs w:val="18"/>
        </w:rPr>
        <w:t>PPE</w:t>
      </w:r>
    </w:p>
    <w:p w14:paraId="6A6D9AE8" w14:textId="28C159AC" w:rsidR="00B50B52" w:rsidRPr="00E16679" w:rsidRDefault="0053755A" w:rsidP="00B50B52">
      <w:pPr>
        <w:pStyle w:val="Textoindependiente"/>
        <w:numPr>
          <w:ilvl w:val="0"/>
          <w:numId w:val="3"/>
        </w:numPr>
        <w:spacing w:after="0"/>
        <w:rPr>
          <w:sz w:val="18"/>
          <w:szCs w:val="18"/>
        </w:rPr>
      </w:pPr>
      <w:r w:rsidRPr="00E16679">
        <w:rPr>
          <w:sz w:val="18"/>
          <w:szCs w:val="18"/>
        </w:rPr>
        <w:t>Insulated Stool</w:t>
      </w:r>
    </w:p>
    <w:p w14:paraId="1C99D39C" w14:textId="5A6B8D76" w:rsidR="0053755A" w:rsidRPr="00E16679" w:rsidRDefault="0053755A" w:rsidP="00BB4976">
      <w:pPr>
        <w:pStyle w:val="Textoindependiente"/>
        <w:numPr>
          <w:ilvl w:val="0"/>
          <w:numId w:val="3"/>
        </w:numPr>
        <w:spacing w:after="0"/>
        <w:rPr>
          <w:sz w:val="18"/>
          <w:szCs w:val="18"/>
        </w:rPr>
      </w:pPr>
      <w:r w:rsidRPr="00E16679">
        <w:rPr>
          <w:sz w:val="18"/>
          <w:szCs w:val="18"/>
        </w:rPr>
        <w:t>Fuse holder</w:t>
      </w:r>
    </w:p>
    <w:sectPr w:rsidR="0053755A" w:rsidRPr="00E16679" w:rsidSect="00372A05">
      <w:pgSz w:w="11906" w:h="16838" w:code="9"/>
      <w:pgMar w:top="1440" w:right="1440" w:bottom="1440" w:left="1440" w:header="720" w:footer="34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9"/>
    </wne:keymap>
    <wne:keymap wne:kcmPrimary="0632">
      <wne:acd wne:acdName="acd10"/>
    </wne:keymap>
    <wne:keymap wne:kcmPrimary="0633">
      <wne:acd wne:acdName="acd11"/>
    </wne:keymap>
    <wne:keymap wne:kcmPrimary="0634">
      <wne:acd wne:acdName="acd12"/>
    </wne:keymap>
    <wne:keymap wne:kcmPrimary="0635">
      <wne:acd wne:acdName="acd13"/>
    </wne:keymap>
    <wne:keymap wne:kcmPrimary="0636">
      <wne:acd wne:acdName="acd14"/>
    </wne:keymap>
    <wne:keymap wne:kcmPrimary="0637">
      <wne:acd wne:acdName="acd15"/>
    </wne:keymap>
    <wne:keymap wne:kcmPrimary="0638">
      <wne:acd wne:acdName="acd16"/>
    </wne:keymap>
    <wne:keymap wne:kcmPrimary="0639">
      <wne:acd wne:acdName="acd17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</wne:acdManifest>
  </wne:toolbars>
  <wne:acds>
    <wne:acd wne:acdName="acd0" wne:fciIndexBasedOn="0065"/>
    <wne:acd wne:acdName="acd1" wne:fciIndexBasedOn="0065"/>
    <wne:acd wne:acdName="acd2" wne:fciIndexBasedOn="0065"/>
    <wne:acd wne:acdName="acd3" wne:fciIndexBasedOn="0065"/>
    <wne:acd wne:acdName="acd4" wne:fciIndexBasedOn="0065"/>
    <wne:acd wne:acdName="acd5" wne:fciIndexBasedOn="0065"/>
    <wne:acd wne:acdName="acd6" wne:fciIndexBasedOn="0065"/>
    <wne:acd wne:acdName="acd7" wne:fciIndexBasedOn="0065"/>
    <wne:acd wne:acdName="acd8" wne:fciIndexBasedOn="0065"/>
    <wne:acd wne:argValue="AgBTAHQAYQBuAGQAYQByAGQAIABMADEA" wne:acdName="acd9" wne:fciIndexBasedOn="0065"/>
    <wne:acd wne:argValue="AgBTAHQAYQBuAGQAYQByAGQAIABMADIA" wne:acdName="acd10" wne:fciIndexBasedOn="0065"/>
    <wne:acd wne:argValue="AgBTAHQAYQBuAGQAYQByAGQAIABMADMA" wne:acdName="acd11" wne:fciIndexBasedOn="0065"/>
    <wne:acd wne:argValue="AgBTAHQAYQBuAGQAYQByAGQAIABMADQA" wne:acdName="acd12" wne:fciIndexBasedOn="0065"/>
    <wne:acd wne:argValue="AgBTAHQAYQBuAGQAYQByAGQAIABMADUA" wne:acdName="acd13" wne:fciIndexBasedOn="0065"/>
    <wne:acd wne:argValue="AgBTAHQAYQBuAGQAYQByAGQAIABMADYA" wne:acdName="acd14" wne:fciIndexBasedOn="0065"/>
    <wne:acd wne:argValue="AgBTAHQAYQBuAGQAYQByAGQAIABMADcA" wne:acdName="acd15" wne:fciIndexBasedOn="0065"/>
    <wne:acd wne:argValue="AgBTAHQAYQBuAGQAYQByAGQAIABMADgA" wne:acdName="acd16" wne:fciIndexBasedOn="0065"/>
    <wne:acd wne:argValue="AgBTAHQAYQBuAGQAYQByAGQAIABMADkA" wne:acdName="acd17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1051DE" w14:textId="77777777" w:rsidR="00E83892" w:rsidRDefault="00E83892" w:rsidP="00FD33A2">
      <w:pPr>
        <w:spacing w:after="0"/>
      </w:pPr>
      <w:r>
        <w:separator/>
      </w:r>
    </w:p>
  </w:endnote>
  <w:endnote w:type="continuationSeparator" w:id="0">
    <w:p w14:paraId="752FC6B4" w14:textId="77777777" w:rsidR="00E83892" w:rsidRDefault="00E83892" w:rsidP="00FD33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4C13D" w14:textId="77777777" w:rsidR="00795A04" w:rsidRDefault="00795A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882427" w14:paraId="158A60A9" w14:textId="77777777" w:rsidTr="00882427">
      <w:sdt>
        <w:sdtPr>
          <w:alias w:val="CCDocID"/>
          <w:id w:val="346636313"/>
          <w:text/>
        </w:sdtPr>
        <w:sdtEndPr/>
        <w:sdtContent>
          <w:tc>
            <w:tcPr>
              <w:tcW w:w="3080" w:type="dxa"/>
            </w:tcPr>
            <w:p w14:paraId="7983129B" w14:textId="77777777" w:rsidR="00882427" w:rsidRDefault="00882427" w:rsidP="00882427">
              <w:pPr>
                <w:pStyle w:val="Piedepgina"/>
              </w:pPr>
              <w:r>
                <w:t xml:space="preserve"> </w:t>
              </w:r>
            </w:p>
          </w:tc>
        </w:sdtContent>
      </w:sdt>
      <w:tc>
        <w:tcPr>
          <w:tcW w:w="3081" w:type="dxa"/>
        </w:tcPr>
        <w:p w14:paraId="346DBD9E" w14:textId="77777777" w:rsidR="00882427" w:rsidRPr="00882427" w:rsidRDefault="00882427" w:rsidP="00882427">
          <w:pPr>
            <w:pStyle w:val="Piedepgina"/>
            <w:jc w:val="center"/>
            <w:rPr>
              <w:rStyle w:val="Nmerodepgina"/>
            </w:rPr>
          </w:pPr>
          <w:r>
            <w:rPr>
              <w:rStyle w:val="Nmerodepgina"/>
            </w:rPr>
            <w:t xml:space="preserve">- </w:t>
          </w:r>
          <w:r w:rsidR="001B1143"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 \* MERGEFORMAT </w:instrText>
          </w:r>
          <w:r w:rsidR="001B1143">
            <w:rPr>
              <w:rStyle w:val="Nmerodepgina"/>
            </w:rPr>
            <w:fldChar w:fldCharType="separate"/>
          </w:r>
          <w:r w:rsidR="0038382D">
            <w:rPr>
              <w:rStyle w:val="Nmerodepgina"/>
              <w:noProof/>
            </w:rPr>
            <w:t>2</w:t>
          </w:r>
          <w:r w:rsidR="001B1143">
            <w:rPr>
              <w:rStyle w:val="Nmerodepgina"/>
            </w:rPr>
            <w:fldChar w:fldCharType="end"/>
          </w:r>
          <w:r w:rsidR="00D12F65">
            <w:rPr>
              <w:rStyle w:val="Nmerodepgina"/>
            </w:rPr>
            <w:t xml:space="preserve"> </w:t>
          </w:r>
          <w:r>
            <w:rPr>
              <w:rStyle w:val="Nmerodepgina"/>
            </w:rPr>
            <w:t>-</w:t>
          </w:r>
        </w:p>
      </w:tc>
      <w:tc>
        <w:tcPr>
          <w:tcW w:w="3081" w:type="dxa"/>
        </w:tcPr>
        <w:p w14:paraId="7110333B" w14:textId="77777777" w:rsidR="00882427" w:rsidRDefault="00882427" w:rsidP="00882427">
          <w:pPr>
            <w:pStyle w:val="FooterRight"/>
          </w:pPr>
        </w:p>
      </w:tc>
    </w:tr>
  </w:tbl>
  <w:p w14:paraId="78AB018B" w14:textId="77777777" w:rsidR="007E4FCF" w:rsidRPr="00FF592B" w:rsidRDefault="007E4FCF" w:rsidP="0088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882427" w14:paraId="164CED24" w14:textId="77777777" w:rsidTr="00882427">
      <w:sdt>
        <w:sdtPr>
          <w:alias w:val="CCDocID"/>
          <w:id w:val="346636319"/>
          <w:text/>
        </w:sdtPr>
        <w:sdtEndPr/>
        <w:sdtContent>
          <w:tc>
            <w:tcPr>
              <w:tcW w:w="3080" w:type="dxa"/>
            </w:tcPr>
            <w:p w14:paraId="2E56D6E7" w14:textId="77777777" w:rsidR="00882427" w:rsidRDefault="00882427" w:rsidP="00882427">
              <w:pPr>
                <w:pStyle w:val="Piedepgina"/>
              </w:pPr>
              <w:r>
                <w:t xml:space="preserve"> </w:t>
              </w:r>
            </w:p>
          </w:tc>
        </w:sdtContent>
      </w:sdt>
      <w:tc>
        <w:tcPr>
          <w:tcW w:w="3081" w:type="dxa"/>
        </w:tcPr>
        <w:p w14:paraId="547F208D" w14:textId="12DEA53E" w:rsidR="00882427" w:rsidRPr="00882427" w:rsidRDefault="00882427" w:rsidP="00882427">
          <w:pPr>
            <w:pStyle w:val="Piedepgina"/>
            <w:jc w:val="center"/>
            <w:rPr>
              <w:rStyle w:val="Nmerodepgina"/>
            </w:rPr>
          </w:pPr>
        </w:p>
      </w:tc>
      <w:tc>
        <w:tcPr>
          <w:tcW w:w="3081" w:type="dxa"/>
        </w:tcPr>
        <w:p w14:paraId="2C10A9C0" w14:textId="77777777" w:rsidR="00882427" w:rsidRDefault="00882427" w:rsidP="00882427">
          <w:pPr>
            <w:pStyle w:val="FooterRight"/>
          </w:pPr>
        </w:p>
      </w:tc>
    </w:tr>
  </w:tbl>
  <w:p w14:paraId="20322F02" w14:textId="77777777" w:rsidR="0038018C" w:rsidRPr="00FF592B" w:rsidRDefault="0038018C" w:rsidP="00D769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445775" w14:textId="77777777" w:rsidR="00E83892" w:rsidRDefault="00E83892" w:rsidP="00FD33A2">
      <w:pPr>
        <w:spacing w:after="0"/>
      </w:pPr>
      <w:r>
        <w:separator/>
      </w:r>
    </w:p>
  </w:footnote>
  <w:footnote w:type="continuationSeparator" w:id="0">
    <w:p w14:paraId="374F9D1F" w14:textId="77777777" w:rsidR="00E83892" w:rsidRDefault="00E83892" w:rsidP="00FD33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32780" w14:textId="77777777" w:rsidR="00795A04" w:rsidRDefault="00795A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032E6F" w14:textId="77777777" w:rsidR="00795A04" w:rsidRDefault="00795A0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97CF58" w14:textId="77777777" w:rsidR="00795A04" w:rsidRDefault="00795A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25195CAD"/>
    <w:multiLevelType w:val="multilevel"/>
    <w:tmpl w:val="D0AA827E"/>
    <w:name w:val="77aab0cd-0412-47d1-8cb0-d8df9c252568"/>
    <w:lvl w:ilvl="0">
      <w:start w:val="1"/>
      <w:numFmt w:val="bullet"/>
      <w:lvlRestart w:val="0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588C4732"/>
    <w:multiLevelType w:val="hybridMultilevel"/>
    <w:tmpl w:val="E332BBA0"/>
    <w:lvl w:ilvl="0" w:tplc="F6D88306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F0377"/>
    <w:multiLevelType w:val="multilevel"/>
    <w:tmpl w:val="2BEC52BC"/>
    <w:name w:val="abb1cfd7-5dfa-46fd-99cc-6b2aa0c225b7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4"/>
  </w:num>
  <w:num w:numId="3">
    <w:abstractNumId w:val="3"/>
  </w:num>
  <w:numIdMacAtCleanup w:val="1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uis Fernando">
    <w15:presenceInfo w15:providerId="None" w15:userId="Luis Fernand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6C9"/>
    <w:rsid w:val="00025DCA"/>
    <w:rsid w:val="00026240"/>
    <w:rsid w:val="000331D2"/>
    <w:rsid w:val="000467A2"/>
    <w:rsid w:val="00047D57"/>
    <w:rsid w:val="00056B72"/>
    <w:rsid w:val="00061384"/>
    <w:rsid w:val="000706C9"/>
    <w:rsid w:val="00073D24"/>
    <w:rsid w:val="000757C6"/>
    <w:rsid w:val="00080812"/>
    <w:rsid w:val="00085791"/>
    <w:rsid w:val="000A2763"/>
    <w:rsid w:val="000B1867"/>
    <w:rsid w:val="000D7E65"/>
    <w:rsid w:val="000E16F7"/>
    <w:rsid w:val="00124221"/>
    <w:rsid w:val="001249E2"/>
    <w:rsid w:val="00144CF9"/>
    <w:rsid w:val="001532B1"/>
    <w:rsid w:val="001669A1"/>
    <w:rsid w:val="001910CE"/>
    <w:rsid w:val="00195F42"/>
    <w:rsid w:val="001A4597"/>
    <w:rsid w:val="001A5BE4"/>
    <w:rsid w:val="001A60AB"/>
    <w:rsid w:val="001A73D2"/>
    <w:rsid w:val="001B1143"/>
    <w:rsid w:val="001C1261"/>
    <w:rsid w:val="001D78C1"/>
    <w:rsid w:val="001D79BD"/>
    <w:rsid w:val="001E6689"/>
    <w:rsid w:val="001F0045"/>
    <w:rsid w:val="001F2B35"/>
    <w:rsid w:val="001F7E47"/>
    <w:rsid w:val="0020061C"/>
    <w:rsid w:val="00206574"/>
    <w:rsid w:val="00210F5A"/>
    <w:rsid w:val="00216B90"/>
    <w:rsid w:val="00231A38"/>
    <w:rsid w:val="00233CF6"/>
    <w:rsid w:val="00257273"/>
    <w:rsid w:val="00273201"/>
    <w:rsid w:val="00274741"/>
    <w:rsid w:val="00275913"/>
    <w:rsid w:val="00276D03"/>
    <w:rsid w:val="00286C00"/>
    <w:rsid w:val="00290AC3"/>
    <w:rsid w:val="002A1CE6"/>
    <w:rsid w:val="002A6AE9"/>
    <w:rsid w:val="002B016D"/>
    <w:rsid w:val="002C3601"/>
    <w:rsid w:val="002D6344"/>
    <w:rsid w:val="002E5FA3"/>
    <w:rsid w:val="002F2531"/>
    <w:rsid w:val="00301575"/>
    <w:rsid w:val="00320DB5"/>
    <w:rsid w:val="00336619"/>
    <w:rsid w:val="003420AE"/>
    <w:rsid w:val="00346143"/>
    <w:rsid w:val="00372404"/>
    <w:rsid w:val="00372A05"/>
    <w:rsid w:val="0038018C"/>
    <w:rsid w:val="00382568"/>
    <w:rsid w:val="0038382D"/>
    <w:rsid w:val="00394B28"/>
    <w:rsid w:val="00395F64"/>
    <w:rsid w:val="003E236A"/>
    <w:rsid w:val="00406B2E"/>
    <w:rsid w:val="0043361E"/>
    <w:rsid w:val="004337F2"/>
    <w:rsid w:val="0045006A"/>
    <w:rsid w:val="004530DB"/>
    <w:rsid w:val="00461A1A"/>
    <w:rsid w:val="004625FC"/>
    <w:rsid w:val="004627B2"/>
    <w:rsid w:val="00464817"/>
    <w:rsid w:val="00466BED"/>
    <w:rsid w:val="00473B5E"/>
    <w:rsid w:val="004A0699"/>
    <w:rsid w:val="004A2D26"/>
    <w:rsid w:val="004A796A"/>
    <w:rsid w:val="004B2E68"/>
    <w:rsid w:val="004C766A"/>
    <w:rsid w:val="004C7B3B"/>
    <w:rsid w:val="004E0B16"/>
    <w:rsid w:val="004F6C1B"/>
    <w:rsid w:val="0053035A"/>
    <w:rsid w:val="005345B9"/>
    <w:rsid w:val="005359BF"/>
    <w:rsid w:val="0053755A"/>
    <w:rsid w:val="00537F50"/>
    <w:rsid w:val="00541694"/>
    <w:rsid w:val="005515E1"/>
    <w:rsid w:val="00555464"/>
    <w:rsid w:val="005669B2"/>
    <w:rsid w:val="00575547"/>
    <w:rsid w:val="00580C5A"/>
    <w:rsid w:val="00593D90"/>
    <w:rsid w:val="005A0506"/>
    <w:rsid w:val="005A0635"/>
    <w:rsid w:val="005A40FB"/>
    <w:rsid w:val="005F04F2"/>
    <w:rsid w:val="0060241B"/>
    <w:rsid w:val="006167B2"/>
    <w:rsid w:val="00623BBD"/>
    <w:rsid w:val="006345DC"/>
    <w:rsid w:val="0064013D"/>
    <w:rsid w:val="00644647"/>
    <w:rsid w:val="00656F9E"/>
    <w:rsid w:val="006636E0"/>
    <w:rsid w:val="00671666"/>
    <w:rsid w:val="006742BA"/>
    <w:rsid w:val="00676A90"/>
    <w:rsid w:val="00681D12"/>
    <w:rsid w:val="00690C11"/>
    <w:rsid w:val="006A4966"/>
    <w:rsid w:val="006E68BE"/>
    <w:rsid w:val="006F51B8"/>
    <w:rsid w:val="006F5833"/>
    <w:rsid w:val="006F6FB1"/>
    <w:rsid w:val="007178B7"/>
    <w:rsid w:val="007330EA"/>
    <w:rsid w:val="0075160C"/>
    <w:rsid w:val="00754DD5"/>
    <w:rsid w:val="00772BBA"/>
    <w:rsid w:val="00787ADE"/>
    <w:rsid w:val="00795A04"/>
    <w:rsid w:val="007A7476"/>
    <w:rsid w:val="007B0D55"/>
    <w:rsid w:val="007B1690"/>
    <w:rsid w:val="007C0956"/>
    <w:rsid w:val="007C6A66"/>
    <w:rsid w:val="007D6F4F"/>
    <w:rsid w:val="007E4FCF"/>
    <w:rsid w:val="007E5320"/>
    <w:rsid w:val="007F0F71"/>
    <w:rsid w:val="00803847"/>
    <w:rsid w:val="00810B87"/>
    <w:rsid w:val="00814A62"/>
    <w:rsid w:val="00821DFD"/>
    <w:rsid w:val="0082481B"/>
    <w:rsid w:val="00837CF5"/>
    <w:rsid w:val="00846391"/>
    <w:rsid w:val="00847CA1"/>
    <w:rsid w:val="00855015"/>
    <w:rsid w:val="00874E33"/>
    <w:rsid w:val="00875592"/>
    <w:rsid w:val="00882427"/>
    <w:rsid w:val="0088650C"/>
    <w:rsid w:val="0089174A"/>
    <w:rsid w:val="008B1E60"/>
    <w:rsid w:val="008C2EF1"/>
    <w:rsid w:val="008C61D9"/>
    <w:rsid w:val="008E0570"/>
    <w:rsid w:val="008E681C"/>
    <w:rsid w:val="008F4D34"/>
    <w:rsid w:val="00903EB3"/>
    <w:rsid w:val="00923F42"/>
    <w:rsid w:val="00926FD4"/>
    <w:rsid w:val="00957F96"/>
    <w:rsid w:val="009727E5"/>
    <w:rsid w:val="00981B53"/>
    <w:rsid w:val="00981ECC"/>
    <w:rsid w:val="00986BEE"/>
    <w:rsid w:val="009873EC"/>
    <w:rsid w:val="00993E9A"/>
    <w:rsid w:val="00996C4C"/>
    <w:rsid w:val="009B329F"/>
    <w:rsid w:val="009C194B"/>
    <w:rsid w:val="009D41F7"/>
    <w:rsid w:val="009F7CE6"/>
    <w:rsid w:val="00A36D48"/>
    <w:rsid w:val="00A438AF"/>
    <w:rsid w:val="00A51D96"/>
    <w:rsid w:val="00A67D54"/>
    <w:rsid w:val="00AA4CA3"/>
    <w:rsid w:val="00AD27A3"/>
    <w:rsid w:val="00AE0632"/>
    <w:rsid w:val="00AF73A5"/>
    <w:rsid w:val="00B404D5"/>
    <w:rsid w:val="00B50B52"/>
    <w:rsid w:val="00B63213"/>
    <w:rsid w:val="00B720AC"/>
    <w:rsid w:val="00B74517"/>
    <w:rsid w:val="00B870DB"/>
    <w:rsid w:val="00BA0FD6"/>
    <w:rsid w:val="00BB11D7"/>
    <w:rsid w:val="00BB32E7"/>
    <w:rsid w:val="00BB4976"/>
    <w:rsid w:val="00BC33E6"/>
    <w:rsid w:val="00BC5B77"/>
    <w:rsid w:val="00BC7E23"/>
    <w:rsid w:val="00BD0FF0"/>
    <w:rsid w:val="00BE1172"/>
    <w:rsid w:val="00C25586"/>
    <w:rsid w:val="00C43030"/>
    <w:rsid w:val="00C62EEB"/>
    <w:rsid w:val="00C66D2B"/>
    <w:rsid w:val="00C66F18"/>
    <w:rsid w:val="00C8038A"/>
    <w:rsid w:val="00C864AD"/>
    <w:rsid w:val="00C95FCC"/>
    <w:rsid w:val="00CA2DBF"/>
    <w:rsid w:val="00CB4B47"/>
    <w:rsid w:val="00CC23D3"/>
    <w:rsid w:val="00CC2E97"/>
    <w:rsid w:val="00CE6FCC"/>
    <w:rsid w:val="00CF0C2E"/>
    <w:rsid w:val="00D12B84"/>
    <w:rsid w:val="00D12F65"/>
    <w:rsid w:val="00D208F3"/>
    <w:rsid w:val="00D250AD"/>
    <w:rsid w:val="00D270F7"/>
    <w:rsid w:val="00D4320C"/>
    <w:rsid w:val="00D43A04"/>
    <w:rsid w:val="00D47785"/>
    <w:rsid w:val="00D65658"/>
    <w:rsid w:val="00D7695C"/>
    <w:rsid w:val="00D8341D"/>
    <w:rsid w:val="00D94955"/>
    <w:rsid w:val="00DA2299"/>
    <w:rsid w:val="00DD42A7"/>
    <w:rsid w:val="00DE2D22"/>
    <w:rsid w:val="00DF58D4"/>
    <w:rsid w:val="00DF5ACD"/>
    <w:rsid w:val="00DF7809"/>
    <w:rsid w:val="00DF7A81"/>
    <w:rsid w:val="00E072DE"/>
    <w:rsid w:val="00E16679"/>
    <w:rsid w:val="00E33A78"/>
    <w:rsid w:val="00E67934"/>
    <w:rsid w:val="00E70973"/>
    <w:rsid w:val="00E83892"/>
    <w:rsid w:val="00E86F5B"/>
    <w:rsid w:val="00E940DD"/>
    <w:rsid w:val="00EA2BF5"/>
    <w:rsid w:val="00ED31ED"/>
    <w:rsid w:val="00ED71B8"/>
    <w:rsid w:val="00EE06A1"/>
    <w:rsid w:val="00EE140F"/>
    <w:rsid w:val="00EE7914"/>
    <w:rsid w:val="00EF0C30"/>
    <w:rsid w:val="00EF6A03"/>
    <w:rsid w:val="00F015DB"/>
    <w:rsid w:val="00F0369A"/>
    <w:rsid w:val="00F1218A"/>
    <w:rsid w:val="00F12EE5"/>
    <w:rsid w:val="00F2112F"/>
    <w:rsid w:val="00F224E4"/>
    <w:rsid w:val="00F324CE"/>
    <w:rsid w:val="00F54609"/>
    <w:rsid w:val="00F67BE0"/>
    <w:rsid w:val="00F736CE"/>
    <w:rsid w:val="00F7409C"/>
    <w:rsid w:val="00F808D3"/>
    <w:rsid w:val="00F8591E"/>
    <w:rsid w:val="00F91067"/>
    <w:rsid w:val="00F91DA3"/>
    <w:rsid w:val="00F93F20"/>
    <w:rsid w:val="00FA1FEC"/>
    <w:rsid w:val="00FA2946"/>
    <w:rsid w:val="00FA5F25"/>
    <w:rsid w:val="00FB074E"/>
    <w:rsid w:val="00FB4F9B"/>
    <w:rsid w:val="00FC25F0"/>
    <w:rsid w:val="00FD33A2"/>
    <w:rsid w:val="00FE6F57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A24B16"/>
  <w15:docId w15:val="{E70929F7-FA95-4870-B814-DB889640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Simplified Arabic"/>
        <w:lang w:val="en-GB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06A1"/>
    <w:pPr>
      <w:spacing w:after="240"/>
      <w:jc w:val="both"/>
    </w:pPr>
    <w:rPr>
      <w:rFonts w:ascii="Arial" w:hAnsi="Arial" w:cs="Times New Roman"/>
      <w:sz w:val="24"/>
      <w:szCs w:val="24"/>
      <w:lang w:bidi="ar-AE"/>
    </w:rPr>
  </w:style>
  <w:style w:type="paragraph" w:styleId="Ttulo1">
    <w:name w:val="heading 1"/>
    <w:basedOn w:val="Normal"/>
    <w:next w:val="Textoindependiente"/>
    <w:link w:val="Ttulo1Car"/>
    <w:qFormat/>
    <w:rsid w:val="000757C6"/>
    <w:pPr>
      <w:outlineLvl w:val="0"/>
    </w:pPr>
  </w:style>
  <w:style w:type="paragraph" w:styleId="Ttulo2">
    <w:name w:val="heading 2"/>
    <w:basedOn w:val="Normal"/>
    <w:next w:val="Textoindependiente"/>
    <w:link w:val="Ttulo2Car"/>
    <w:qFormat/>
    <w:rsid w:val="000757C6"/>
    <w:pPr>
      <w:outlineLvl w:val="1"/>
    </w:pPr>
  </w:style>
  <w:style w:type="paragraph" w:styleId="Ttulo3">
    <w:name w:val="heading 3"/>
    <w:basedOn w:val="Ttulo2"/>
    <w:next w:val="Textoindependiente"/>
    <w:link w:val="Ttulo3Car"/>
    <w:qFormat/>
    <w:rsid w:val="000757C6"/>
    <w:pPr>
      <w:outlineLvl w:val="2"/>
    </w:pPr>
  </w:style>
  <w:style w:type="paragraph" w:styleId="Ttulo4">
    <w:name w:val="heading 4"/>
    <w:basedOn w:val="Normal"/>
    <w:next w:val="Textoindependiente"/>
    <w:link w:val="Ttulo4Car"/>
    <w:qFormat/>
    <w:rsid w:val="000757C6"/>
    <w:pPr>
      <w:outlineLvl w:val="3"/>
    </w:pPr>
  </w:style>
  <w:style w:type="paragraph" w:styleId="Ttulo5">
    <w:name w:val="heading 5"/>
    <w:basedOn w:val="Normal"/>
    <w:next w:val="Textoindependiente"/>
    <w:link w:val="Ttulo5Car"/>
    <w:qFormat/>
    <w:rsid w:val="000757C6"/>
    <w:pPr>
      <w:outlineLvl w:val="4"/>
    </w:pPr>
  </w:style>
  <w:style w:type="paragraph" w:styleId="Ttulo6">
    <w:name w:val="heading 6"/>
    <w:basedOn w:val="Normal"/>
    <w:next w:val="Textoindependiente"/>
    <w:link w:val="Ttulo6Car"/>
    <w:qFormat/>
    <w:rsid w:val="000757C6"/>
    <w:pPr>
      <w:outlineLvl w:val="5"/>
    </w:pPr>
  </w:style>
  <w:style w:type="paragraph" w:styleId="Ttulo7">
    <w:name w:val="heading 7"/>
    <w:basedOn w:val="Normal"/>
    <w:next w:val="Textoindependiente"/>
    <w:link w:val="Ttulo7Car"/>
    <w:qFormat/>
    <w:rsid w:val="000757C6"/>
    <w:pPr>
      <w:outlineLvl w:val="6"/>
    </w:pPr>
  </w:style>
  <w:style w:type="paragraph" w:styleId="Ttulo8">
    <w:name w:val="heading 8"/>
    <w:basedOn w:val="Normal"/>
    <w:next w:val="Textoindependiente"/>
    <w:link w:val="Ttulo8Car"/>
    <w:qFormat/>
    <w:rsid w:val="000757C6"/>
    <w:pPr>
      <w:outlineLvl w:val="7"/>
    </w:pPr>
  </w:style>
  <w:style w:type="paragraph" w:styleId="Ttulo9">
    <w:name w:val="heading 9"/>
    <w:basedOn w:val="Normal"/>
    <w:next w:val="Textoindependiente"/>
    <w:link w:val="Ttulo9Car"/>
    <w:qFormat/>
    <w:rsid w:val="000757C6"/>
    <w:p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link w:val="EncabezadoCar"/>
    <w:uiPriority w:val="99"/>
    <w:rsid w:val="000757C6"/>
    <w:pPr>
      <w:jc w:val="both"/>
    </w:pPr>
    <w:rPr>
      <w:sz w:val="24"/>
      <w:szCs w:val="24"/>
      <w:lang w:bidi="he-IL"/>
    </w:rPr>
  </w:style>
  <w:style w:type="character" w:customStyle="1" w:styleId="EncabezadoCar">
    <w:name w:val="Encabezado Car"/>
    <w:basedOn w:val="Fuentedeprrafopredeter"/>
    <w:link w:val="Encabezado"/>
    <w:uiPriority w:val="99"/>
    <w:rsid w:val="00EE7914"/>
    <w:rPr>
      <w:sz w:val="24"/>
      <w:szCs w:val="24"/>
      <w:lang w:val="en-GB" w:eastAsia="zh-CN" w:bidi="he-IL"/>
    </w:rPr>
  </w:style>
  <w:style w:type="paragraph" w:styleId="Piedepgina">
    <w:name w:val="footer"/>
    <w:link w:val="PiedepginaCar"/>
    <w:rsid w:val="000757C6"/>
    <w:rPr>
      <w:rFonts w:cs="Times New Roman"/>
      <w:sz w:val="16"/>
      <w:szCs w:val="16"/>
      <w:lang w:bidi="he-IL"/>
    </w:rPr>
  </w:style>
  <w:style w:type="character" w:customStyle="1" w:styleId="PiedepginaCar">
    <w:name w:val="Pie de página Car"/>
    <w:basedOn w:val="Fuentedeprrafopredeter"/>
    <w:link w:val="Piedepgina"/>
    <w:rsid w:val="00EE7914"/>
    <w:rPr>
      <w:rFonts w:cs="Times New Roman"/>
      <w:sz w:val="16"/>
      <w:szCs w:val="16"/>
      <w:lang w:bidi="he-IL"/>
    </w:rPr>
  </w:style>
  <w:style w:type="paragraph" w:styleId="Textoindependiente">
    <w:name w:val="Body Text"/>
    <w:basedOn w:val="Normal"/>
    <w:link w:val="TextoindependienteCar"/>
    <w:rsid w:val="005669B2"/>
    <w:rPr>
      <w:lang w:eastAsia="en-GB"/>
    </w:rPr>
  </w:style>
  <w:style w:type="character" w:customStyle="1" w:styleId="TextoindependienteCar">
    <w:name w:val="Texto independiente Car"/>
    <w:basedOn w:val="Fuentedeprrafopredeter"/>
    <w:link w:val="Textoindependiente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Normal"/>
    <w:rsid w:val="005669B2"/>
    <w:pPr>
      <w:ind w:left="720"/>
    </w:pPr>
    <w:rPr>
      <w:lang w:eastAsia="en-GB"/>
    </w:rPr>
  </w:style>
  <w:style w:type="paragraph" w:styleId="Textoindependiente2">
    <w:name w:val="Body Text 2"/>
    <w:basedOn w:val="Normal"/>
    <w:link w:val="Textoindependiente2Car"/>
    <w:rsid w:val="005669B2"/>
    <w:pPr>
      <w:ind w:left="1440"/>
    </w:pPr>
    <w:rPr>
      <w:lang w:eastAsia="en-GB"/>
    </w:rPr>
  </w:style>
  <w:style w:type="character" w:customStyle="1" w:styleId="Textoindependiente2Car">
    <w:name w:val="Texto independiente 2 Car"/>
    <w:basedOn w:val="Fuentedeprrafopredeter"/>
    <w:link w:val="Textoindependiente2"/>
    <w:rsid w:val="00025DCA"/>
    <w:rPr>
      <w:sz w:val="24"/>
      <w:szCs w:val="24"/>
      <w:lang w:eastAsia="en-GB" w:bidi="ar-AE"/>
    </w:rPr>
  </w:style>
  <w:style w:type="paragraph" w:styleId="Textoindependiente3">
    <w:name w:val="Body Text 3"/>
    <w:basedOn w:val="Normal"/>
    <w:link w:val="Textoindependiente3Car"/>
    <w:rsid w:val="005669B2"/>
    <w:pPr>
      <w:ind w:left="2160"/>
    </w:pPr>
    <w:rPr>
      <w:lang w:eastAsia="en-GB"/>
    </w:rPr>
  </w:style>
  <w:style w:type="character" w:customStyle="1" w:styleId="Textoindependiente3Car">
    <w:name w:val="Texto independiente 3 Car"/>
    <w:basedOn w:val="Fuentedeprrafopredeter"/>
    <w:link w:val="Textoindependiente3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Normal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Normal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Normal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Normal"/>
    <w:rsid w:val="005669B2"/>
    <w:pPr>
      <w:ind w:left="5041"/>
    </w:pPr>
    <w:rPr>
      <w:lang w:eastAsia="en-GB"/>
    </w:rPr>
  </w:style>
  <w:style w:type="paragraph" w:styleId="Textoindependienteprimerasangra">
    <w:name w:val="Body Text First Indent"/>
    <w:basedOn w:val="Textoindependiente"/>
    <w:link w:val="TextoindependienteprimerasangraCar"/>
    <w:rsid w:val="000757C6"/>
    <w:pPr>
      <w:ind w:firstLine="72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025DCA"/>
    <w:rPr>
      <w:sz w:val="24"/>
      <w:szCs w:val="24"/>
      <w:lang w:eastAsia="en-GB" w:bidi="ar-AE"/>
    </w:rPr>
  </w:style>
  <w:style w:type="paragraph" w:styleId="Sangradetextonormal">
    <w:name w:val="Body Text Indent"/>
    <w:basedOn w:val="Normal"/>
    <w:link w:val="SangradetextonormalCar"/>
    <w:rsid w:val="00025DC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025DCA"/>
    <w:rPr>
      <w:sz w:val="24"/>
      <w:szCs w:val="24"/>
      <w:lang w:bidi="ar-AE"/>
    </w:rPr>
  </w:style>
  <w:style w:type="paragraph" w:styleId="Textoindependienteprimerasangra2">
    <w:name w:val="Body Text First Indent 2"/>
    <w:basedOn w:val="Textoindependienteprimerasangra"/>
    <w:link w:val="Textoindependienteprimerasangra2Car"/>
    <w:rsid w:val="000757C6"/>
    <w:pPr>
      <w:ind w:firstLine="144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025DCA"/>
    <w:rPr>
      <w:sz w:val="24"/>
      <w:szCs w:val="24"/>
      <w:lang w:eastAsia="en-GB" w:bidi="ar-AE"/>
    </w:rPr>
  </w:style>
  <w:style w:type="character" w:styleId="Refdecomentario">
    <w:name w:val="annotation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lang w:val="en-GB" w:bidi="ar-AE"/>
    </w:rPr>
  </w:style>
  <w:style w:type="paragraph" w:styleId="Textocomentario">
    <w:name w:val="annotation text"/>
    <w:basedOn w:val="Normal"/>
    <w:link w:val="TextocomentarioCar"/>
    <w:rsid w:val="000757C6"/>
    <w:pPr>
      <w:spacing w:after="120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1A5BE4"/>
    <w:rPr>
      <w:lang w:bidi="ar-AE"/>
    </w:rPr>
  </w:style>
  <w:style w:type="character" w:styleId="nfasis">
    <w:name w:val="Emphasis"/>
    <w:qFormat/>
    <w:rsid w:val="000757C6"/>
    <w:rPr>
      <w:i/>
      <w:iCs/>
    </w:rPr>
  </w:style>
  <w:style w:type="character" w:styleId="Refdenotaalfinal">
    <w:name w:val="endnote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paragraph" w:styleId="Textonotaalfinal">
    <w:name w:val="endnote text"/>
    <w:basedOn w:val="Normal"/>
    <w:next w:val="Normal"/>
    <w:link w:val="TextonotaalfinalCar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025DCA"/>
    <w:rPr>
      <w:lang w:bidi="ar-AE"/>
    </w:rPr>
  </w:style>
  <w:style w:type="paragraph" w:customStyle="1" w:styleId="FooterRight">
    <w:name w:val="Footer Right"/>
    <w:basedOn w:val="Piedepgina"/>
    <w:rsid w:val="000757C6"/>
    <w:pPr>
      <w:jc w:val="right"/>
    </w:pPr>
  </w:style>
  <w:style w:type="paragraph" w:styleId="Textonotapie">
    <w:name w:val="footnote text"/>
    <w:basedOn w:val="Normal"/>
    <w:next w:val="Normal"/>
    <w:link w:val="TextonotapieCar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25DCA"/>
    <w:rPr>
      <w:lang w:bidi="ar-AE"/>
    </w:rPr>
  </w:style>
  <w:style w:type="paragraph" w:customStyle="1" w:styleId="Footnote">
    <w:name w:val="Footnote"/>
    <w:basedOn w:val="Textonotapie"/>
    <w:rsid w:val="000757C6"/>
    <w:pPr>
      <w:tabs>
        <w:tab w:val="left" w:pos="340"/>
      </w:tabs>
    </w:pPr>
  </w:style>
  <w:style w:type="character" w:styleId="Refdenotaalpie">
    <w:name w:val="footnote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character" w:customStyle="1" w:styleId="Ttulo1Car">
    <w:name w:val="Título 1 Car"/>
    <w:basedOn w:val="Fuentedeprrafopredeter"/>
    <w:link w:val="Ttulo1"/>
    <w:rsid w:val="0020061C"/>
    <w:rPr>
      <w:sz w:val="24"/>
      <w:szCs w:val="24"/>
      <w:lang w:bidi="ar-AE"/>
    </w:rPr>
  </w:style>
  <w:style w:type="character" w:customStyle="1" w:styleId="Ttulo2Car">
    <w:name w:val="Título 2 Car"/>
    <w:basedOn w:val="Fuentedeprrafopredeter"/>
    <w:link w:val="Ttulo2"/>
    <w:rsid w:val="0020061C"/>
    <w:rPr>
      <w:sz w:val="24"/>
      <w:szCs w:val="24"/>
      <w:lang w:bidi="ar-AE"/>
    </w:rPr>
  </w:style>
  <w:style w:type="character" w:customStyle="1" w:styleId="Ttulo3Car">
    <w:name w:val="Título 3 Car"/>
    <w:basedOn w:val="Fuentedeprrafopredeter"/>
    <w:link w:val="Ttulo3"/>
    <w:rsid w:val="0020061C"/>
    <w:rPr>
      <w:sz w:val="24"/>
      <w:szCs w:val="24"/>
      <w:lang w:bidi="ar-AE"/>
    </w:rPr>
  </w:style>
  <w:style w:type="character" w:customStyle="1" w:styleId="Ttulo4Car">
    <w:name w:val="Título 4 Car"/>
    <w:basedOn w:val="Fuentedeprrafopredeter"/>
    <w:link w:val="Ttulo4"/>
    <w:rsid w:val="0020061C"/>
    <w:rPr>
      <w:sz w:val="24"/>
      <w:szCs w:val="24"/>
      <w:lang w:bidi="ar-AE"/>
    </w:rPr>
  </w:style>
  <w:style w:type="character" w:customStyle="1" w:styleId="Ttulo5Car">
    <w:name w:val="Título 5 Car"/>
    <w:basedOn w:val="Fuentedeprrafopredeter"/>
    <w:link w:val="Ttulo5"/>
    <w:rsid w:val="0020061C"/>
    <w:rPr>
      <w:sz w:val="24"/>
      <w:szCs w:val="24"/>
      <w:lang w:bidi="ar-AE"/>
    </w:rPr>
  </w:style>
  <w:style w:type="character" w:customStyle="1" w:styleId="Ttulo6Car">
    <w:name w:val="Título 6 Car"/>
    <w:basedOn w:val="Fuentedeprrafopredeter"/>
    <w:link w:val="Ttulo6"/>
    <w:rsid w:val="0020061C"/>
    <w:rPr>
      <w:sz w:val="24"/>
      <w:szCs w:val="24"/>
      <w:lang w:bidi="ar-AE"/>
    </w:rPr>
  </w:style>
  <w:style w:type="character" w:customStyle="1" w:styleId="Ttulo7Car">
    <w:name w:val="Título 7 Car"/>
    <w:basedOn w:val="Fuentedeprrafopredeter"/>
    <w:link w:val="Ttulo7"/>
    <w:rsid w:val="0020061C"/>
    <w:rPr>
      <w:sz w:val="24"/>
      <w:szCs w:val="24"/>
      <w:lang w:bidi="ar-AE"/>
    </w:rPr>
  </w:style>
  <w:style w:type="character" w:customStyle="1" w:styleId="Ttulo8Car">
    <w:name w:val="Título 8 Car"/>
    <w:basedOn w:val="Fuentedeprrafopredeter"/>
    <w:link w:val="Ttulo8"/>
    <w:rsid w:val="0020061C"/>
    <w:rPr>
      <w:sz w:val="24"/>
      <w:szCs w:val="24"/>
      <w:lang w:bidi="ar-AE"/>
    </w:rPr>
  </w:style>
  <w:style w:type="character" w:customStyle="1" w:styleId="Ttulo9Car">
    <w:name w:val="Título 9 Car"/>
    <w:basedOn w:val="Fuentedeprrafopredeter"/>
    <w:link w:val="Ttulo9"/>
    <w:rsid w:val="0020061C"/>
    <w:rPr>
      <w:sz w:val="24"/>
      <w:szCs w:val="24"/>
      <w:lang w:bidi="ar-AE"/>
    </w:rPr>
  </w:style>
  <w:style w:type="paragraph" w:styleId="ndice1">
    <w:name w:val="index 1"/>
    <w:basedOn w:val="Normal"/>
    <w:next w:val="Normal"/>
    <w:autoRedefine/>
    <w:rsid w:val="000757C6"/>
    <w:pPr>
      <w:ind w:left="240" w:hanging="240"/>
    </w:pPr>
  </w:style>
  <w:style w:type="paragraph" w:styleId="Ttulodendice">
    <w:name w:val="index heading"/>
    <w:basedOn w:val="Normal"/>
    <w:next w:val="Normal"/>
    <w:rsid w:val="000757C6"/>
    <w:rPr>
      <w:b/>
      <w:bCs/>
    </w:rPr>
  </w:style>
  <w:style w:type="paragraph" w:styleId="Prrafodelista">
    <w:name w:val="List Paragraph"/>
    <w:basedOn w:val="Normal"/>
    <w:qFormat/>
    <w:rsid w:val="000757C6"/>
    <w:pPr>
      <w:ind w:left="720"/>
      <w:contextualSpacing/>
    </w:pPr>
  </w:style>
  <w:style w:type="paragraph" w:styleId="Sinespaciado">
    <w:name w:val="No Spacing"/>
    <w:basedOn w:val="Normal"/>
    <w:qFormat/>
    <w:rsid w:val="000757C6"/>
    <w:pPr>
      <w:spacing w:after="0"/>
    </w:pPr>
  </w:style>
  <w:style w:type="paragraph" w:customStyle="1" w:styleId="NormalBold">
    <w:name w:val="NormalBold"/>
    <w:basedOn w:val="Normal"/>
    <w:next w:val="Normal"/>
    <w:rsid w:val="0045006A"/>
    <w:rPr>
      <w:b/>
      <w:bCs/>
    </w:rPr>
  </w:style>
  <w:style w:type="paragraph" w:customStyle="1" w:styleId="NormalBoldNS">
    <w:name w:val="NormalBoldNS"/>
    <w:basedOn w:val="Normal"/>
    <w:next w:val="Normal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Normal"/>
    <w:rsid w:val="000757C6"/>
    <w:pPr>
      <w:spacing w:after="120"/>
      <w:ind w:left="340"/>
    </w:pPr>
    <w:rPr>
      <w:sz w:val="20"/>
      <w:szCs w:val="20"/>
    </w:rPr>
  </w:style>
  <w:style w:type="character" w:styleId="Nmerodepgina">
    <w:name w:val="page number"/>
    <w:basedOn w:val="Fuentedeprrafopredeter"/>
    <w:rsid w:val="002D6344"/>
    <w:rPr>
      <w:rFonts w:ascii="Times New Roman" w:eastAsia="SimSun" w:hAnsi="Times New Roman" w:cs="Times New Roman"/>
      <w:b w:val="0"/>
      <w:sz w:val="24"/>
      <w:szCs w:val="24"/>
      <w:lang w:val="en-GB" w:bidi="ar-AE"/>
    </w:rPr>
  </w:style>
  <w:style w:type="character" w:styleId="Textoennegrita">
    <w:name w:val="Strong"/>
    <w:qFormat/>
    <w:rsid w:val="000757C6"/>
    <w:rPr>
      <w:b/>
      <w:bCs/>
    </w:rPr>
  </w:style>
  <w:style w:type="paragraph" w:styleId="Subttulo">
    <w:name w:val="Subtitle"/>
    <w:basedOn w:val="Normal"/>
    <w:next w:val="Textoindependiente"/>
    <w:link w:val="SubttuloCar"/>
    <w:qFormat/>
    <w:rsid w:val="000757C6"/>
    <w:pPr>
      <w:numPr>
        <w:ilvl w:val="1"/>
      </w:numPr>
      <w:jc w:val="center"/>
    </w:pPr>
  </w:style>
  <w:style w:type="character" w:customStyle="1" w:styleId="SubttuloCar">
    <w:name w:val="Subtítulo Car"/>
    <w:basedOn w:val="Fuentedeprrafopredeter"/>
    <w:link w:val="Subttulo"/>
    <w:rsid w:val="00025DCA"/>
    <w:rPr>
      <w:sz w:val="24"/>
      <w:szCs w:val="24"/>
      <w:lang w:bidi="ar-AE"/>
    </w:rPr>
  </w:style>
  <w:style w:type="table" w:styleId="Tablaconcuadrcula">
    <w:name w:val="Table Grid"/>
    <w:basedOn w:val="Tablanormal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next w:val="Textoindependiente"/>
    <w:link w:val="TtuloCar"/>
    <w:qFormat/>
    <w:rsid w:val="0045006A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025DCA"/>
    <w:rPr>
      <w:b/>
      <w:bCs/>
      <w:sz w:val="24"/>
      <w:szCs w:val="24"/>
      <w:lang w:bidi="ar-AE"/>
    </w:rPr>
  </w:style>
  <w:style w:type="paragraph" w:styleId="TtuloTDC">
    <w:name w:val="TOC Heading"/>
    <w:basedOn w:val="Normal"/>
    <w:next w:val="Normal"/>
    <w:qFormat/>
    <w:rsid w:val="007B1690"/>
    <w:pPr>
      <w:jc w:val="center"/>
    </w:pPr>
    <w:rPr>
      <w:b/>
      <w:bCs/>
      <w:caps/>
    </w:rPr>
  </w:style>
  <w:style w:type="paragraph" w:styleId="Asuntodelcomentario">
    <w:name w:val="annotation subject"/>
    <w:basedOn w:val="Textocomentario"/>
    <w:next w:val="Textocomentario"/>
    <w:link w:val="AsuntodelcomentarioCar"/>
    <w:rsid w:val="000757C6"/>
    <w:pPr>
      <w:spacing w:after="24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1A5BE4"/>
    <w:rPr>
      <w:b/>
      <w:bCs/>
      <w:lang w:bidi="ar-AE"/>
    </w:rPr>
  </w:style>
  <w:style w:type="paragraph" w:customStyle="1" w:styleId="BGHStandard">
    <w:name w:val="BGH Standard"/>
    <w:basedOn w:val="Normal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Subttulo"/>
    <w:rsid w:val="000757C6"/>
    <w:pPr>
      <w:spacing w:after="0"/>
    </w:pPr>
  </w:style>
  <w:style w:type="paragraph" w:styleId="TDC1">
    <w:name w:val="toc 1"/>
    <w:basedOn w:val="Normal"/>
    <w:next w:val="Textoindependiente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TDC2">
    <w:name w:val="toc 2"/>
    <w:basedOn w:val="Normal"/>
    <w:next w:val="Textoindependiente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bidi="ar-AE"/>
    </w:rPr>
  </w:style>
  <w:style w:type="paragraph" w:customStyle="1" w:styleId="NormalLeft">
    <w:name w:val="NormalLeft"/>
    <w:basedOn w:val="Normal"/>
    <w:next w:val="Normal"/>
    <w:rsid w:val="00957F96"/>
    <w:pPr>
      <w:jc w:val="left"/>
    </w:pPr>
  </w:style>
  <w:style w:type="paragraph" w:styleId="Textodeglobo">
    <w:name w:val="Balloon Text"/>
    <w:basedOn w:val="Normal"/>
    <w:link w:val="TextodegloboCar"/>
    <w:rsid w:val="00AE063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E0632"/>
    <w:rPr>
      <w:rFonts w:ascii="Tahoma" w:hAnsi="Tahoma" w:cs="Tahoma"/>
      <w:sz w:val="16"/>
      <w:szCs w:val="16"/>
      <w:lang w:bidi="ar-AE"/>
    </w:rPr>
  </w:style>
  <w:style w:type="paragraph" w:styleId="Bibliografa">
    <w:name w:val="Bibliography"/>
    <w:basedOn w:val="Normal"/>
    <w:next w:val="Normal"/>
    <w:rsid w:val="00CE6FCC"/>
  </w:style>
  <w:style w:type="paragraph" w:styleId="Textodebloque">
    <w:name w:val="Block Text"/>
    <w:basedOn w:val="Normal"/>
    <w:rsid w:val="00CE6FCC"/>
    <w:pPr>
      <w:spacing w:after="120"/>
      <w:ind w:left="1440" w:right="1440"/>
    </w:pPr>
  </w:style>
  <w:style w:type="paragraph" w:styleId="Sangra2detindependiente">
    <w:name w:val="Body Text Indent 2"/>
    <w:basedOn w:val="Normal"/>
    <w:link w:val="Sangra2detindependienteCar"/>
    <w:rsid w:val="00CE6FCC"/>
    <w:pPr>
      <w:spacing w:after="120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CE6FCC"/>
    <w:rPr>
      <w:sz w:val="24"/>
      <w:szCs w:val="24"/>
      <w:lang w:bidi="ar-AE"/>
    </w:rPr>
  </w:style>
  <w:style w:type="paragraph" w:styleId="Sangra3detindependiente">
    <w:name w:val="Body Text Indent 3"/>
    <w:basedOn w:val="Normal"/>
    <w:link w:val="Sangra3detindependienteCar"/>
    <w:rsid w:val="00CE6FCC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E6FCC"/>
    <w:rPr>
      <w:sz w:val="16"/>
      <w:szCs w:val="16"/>
      <w:lang w:bidi="ar-AE"/>
    </w:rPr>
  </w:style>
  <w:style w:type="paragraph" w:styleId="Descripcin">
    <w:name w:val="caption"/>
    <w:basedOn w:val="Normal"/>
    <w:next w:val="Normal"/>
    <w:qFormat/>
    <w:rsid w:val="00CE6FCC"/>
    <w:rPr>
      <w:b/>
      <w:bCs/>
      <w:sz w:val="20"/>
      <w:szCs w:val="20"/>
    </w:rPr>
  </w:style>
  <w:style w:type="paragraph" w:styleId="Cierre">
    <w:name w:val="Closing"/>
    <w:basedOn w:val="Normal"/>
    <w:link w:val="CierreCar"/>
    <w:rsid w:val="00CE6FCC"/>
    <w:pPr>
      <w:ind w:left="4320"/>
    </w:pPr>
  </w:style>
  <w:style w:type="character" w:customStyle="1" w:styleId="CierreCar">
    <w:name w:val="Cierre Car"/>
    <w:basedOn w:val="Fuentedeprrafopredeter"/>
    <w:link w:val="Cierre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vistosa-nfasis2">
    <w:name w:val="Colorful Grid Accent 2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aoscura-nfasis2">
    <w:name w:val="Dark List Accent 2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oscura-nfasis3">
    <w:name w:val="Dark List Accent 3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Fecha">
    <w:name w:val="Date"/>
    <w:basedOn w:val="Normal"/>
    <w:next w:val="Normal"/>
    <w:link w:val="FechaCar"/>
    <w:rsid w:val="00CE6FCC"/>
  </w:style>
  <w:style w:type="character" w:customStyle="1" w:styleId="FechaCar">
    <w:name w:val="Fecha Car"/>
    <w:basedOn w:val="Fuentedeprrafopredeter"/>
    <w:link w:val="Fecha"/>
    <w:rsid w:val="00CE6FCC"/>
    <w:rPr>
      <w:sz w:val="24"/>
      <w:szCs w:val="24"/>
      <w:lang w:bidi="ar-AE"/>
    </w:rPr>
  </w:style>
  <w:style w:type="paragraph" w:styleId="Mapadeldocumento">
    <w:name w:val="Document Map"/>
    <w:basedOn w:val="Normal"/>
    <w:link w:val="MapadeldocumentoCar"/>
    <w:rsid w:val="00CE6FCC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CE6FCC"/>
    <w:rPr>
      <w:rFonts w:ascii="Tahoma" w:hAnsi="Tahoma" w:cs="Tahoma"/>
      <w:sz w:val="16"/>
      <w:szCs w:val="16"/>
      <w:lang w:bidi="ar-AE"/>
    </w:rPr>
  </w:style>
  <w:style w:type="paragraph" w:styleId="Firmadecorreoelectrnico">
    <w:name w:val="E-mail Signature"/>
    <w:basedOn w:val="Normal"/>
    <w:link w:val="FirmadecorreoelectrnicoCar"/>
    <w:rsid w:val="00CE6FCC"/>
  </w:style>
  <w:style w:type="character" w:customStyle="1" w:styleId="FirmadecorreoelectrnicoCar">
    <w:name w:val="Firma de correo electrónico Car"/>
    <w:basedOn w:val="Fuentedeprrafopredeter"/>
    <w:link w:val="Firmadecorreoelectrnico"/>
    <w:rsid w:val="00CE6FCC"/>
    <w:rPr>
      <w:sz w:val="24"/>
      <w:szCs w:val="24"/>
      <w:lang w:bidi="ar-AE"/>
    </w:rPr>
  </w:style>
  <w:style w:type="paragraph" w:styleId="Direccinsobre">
    <w:name w:val="envelope address"/>
    <w:basedOn w:val="Normal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Remitedesobre">
    <w:name w:val="envelope return"/>
    <w:basedOn w:val="Normal"/>
    <w:rsid w:val="00CE6FCC"/>
    <w:rPr>
      <w:rFonts w:cs="Simplified Arabic"/>
      <w:sz w:val="20"/>
      <w:szCs w:val="20"/>
    </w:rPr>
  </w:style>
  <w:style w:type="paragraph" w:styleId="DireccinHTML">
    <w:name w:val="HTML Address"/>
    <w:basedOn w:val="Normal"/>
    <w:link w:val="DireccinHTMLCar"/>
    <w:rsid w:val="00CE6FCC"/>
    <w:rPr>
      <w:i/>
      <w:iCs/>
    </w:rPr>
  </w:style>
  <w:style w:type="character" w:customStyle="1" w:styleId="DireccinHTMLCar">
    <w:name w:val="Dirección HTML Car"/>
    <w:basedOn w:val="Fuentedeprrafopredeter"/>
    <w:link w:val="DireccinHTML"/>
    <w:rsid w:val="00CE6FCC"/>
    <w:rPr>
      <w:i/>
      <w:iCs/>
      <w:sz w:val="24"/>
      <w:szCs w:val="24"/>
      <w:lang w:bidi="ar-AE"/>
    </w:rPr>
  </w:style>
  <w:style w:type="paragraph" w:styleId="HTMLconformatoprevio">
    <w:name w:val="HTML Preformatted"/>
    <w:basedOn w:val="Normal"/>
    <w:link w:val="HTMLconformatoprevioCar"/>
    <w:rsid w:val="00CE6FCC"/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CE6FCC"/>
    <w:rPr>
      <w:rFonts w:ascii="Courier New" w:hAnsi="Courier New" w:cs="Courier New"/>
      <w:lang w:bidi="ar-AE"/>
    </w:rPr>
  </w:style>
  <w:style w:type="paragraph" w:styleId="ndice2">
    <w:name w:val="index 2"/>
    <w:basedOn w:val="Normal"/>
    <w:next w:val="Normal"/>
    <w:autoRedefine/>
    <w:rsid w:val="00CE6FCC"/>
    <w:pPr>
      <w:ind w:left="480" w:hanging="240"/>
    </w:pPr>
  </w:style>
  <w:style w:type="paragraph" w:styleId="ndice3">
    <w:name w:val="index 3"/>
    <w:basedOn w:val="Normal"/>
    <w:next w:val="Normal"/>
    <w:autoRedefine/>
    <w:rsid w:val="00CE6FCC"/>
    <w:pPr>
      <w:ind w:left="720" w:hanging="240"/>
    </w:pPr>
  </w:style>
  <w:style w:type="paragraph" w:styleId="ndice4">
    <w:name w:val="index 4"/>
    <w:basedOn w:val="Normal"/>
    <w:next w:val="Normal"/>
    <w:autoRedefine/>
    <w:rsid w:val="00CE6FCC"/>
    <w:pPr>
      <w:ind w:left="960" w:hanging="240"/>
    </w:pPr>
  </w:style>
  <w:style w:type="paragraph" w:styleId="ndice5">
    <w:name w:val="index 5"/>
    <w:basedOn w:val="Normal"/>
    <w:next w:val="Normal"/>
    <w:autoRedefine/>
    <w:rsid w:val="00CE6FCC"/>
    <w:pPr>
      <w:ind w:left="1200" w:hanging="240"/>
    </w:pPr>
  </w:style>
  <w:style w:type="paragraph" w:styleId="ndice6">
    <w:name w:val="index 6"/>
    <w:basedOn w:val="Normal"/>
    <w:next w:val="Normal"/>
    <w:autoRedefine/>
    <w:rsid w:val="00CE6FCC"/>
    <w:pPr>
      <w:ind w:left="1440" w:hanging="240"/>
    </w:pPr>
  </w:style>
  <w:style w:type="paragraph" w:styleId="ndice7">
    <w:name w:val="index 7"/>
    <w:basedOn w:val="Normal"/>
    <w:next w:val="Normal"/>
    <w:autoRedefine/>
    <w:rsid w:val="00CE6FCC"/>
    <w:pPr>
      <w:ind w:left="1680" w:hanging="240"/>
    </w:pPr>
  </w:style>
  <w:style w:type="paragraph" w:styleId="ndice8">
    <w:name w:val="index 8"/>
    <w:basedOn w:val="Normal"/>
    <w:next w:val="Normal"/>
    <w:autoRedefine/>
    <w:rsid w:val="00CE6FCC"/>
    <w:pPr>
      <w:ind w:left="1920" w:hanging="240"/>
    </w:pPr>
  </w:style>
  <w:style w:type="paragraph" w:styleId="ndice9">
    <w:name w:val="index 9"/>
    <w:basedOn w:val="Normal"/>
    <w:next w:val="Normal"/>
    <w:autoRedefine/>
    <w:rsid w:val="00CE6FCC"/>
    <w:pPr>
      <w:ind w:left="2160" w:hanging="240"/>
    </w:pPr>
  </w:style>
  <w:style w:type="paragraph" w:styleId="Citadestacada">
    <w:name w:val="Intense Quote"/>
    <w:basedOn w:val="Normal"/>
    <w:next w:val="Normal"/>
    <w:link w:val="CitadestacadaCar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basedOn w:val="Fuentedeprrafopredeter"/>
    <w:link w:val="Citadestacada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a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a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Tabla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a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anormal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Lista">
    <w:name w:val="List"/>
    <w:basedOn w:val="Normal"/>
    <w:rsid w:val="00CE6FCC"/>
    <w:pPr>
      <w:ind w:left="360" w:hanging="360"/>
      <w:contextualSpacing/>
    </w:pPr>
  </w:style>
  <w:style w:type="paragraph" w:styleId="Lista2">
    <w:name w:val="List 2"/>
    <w:basedOn w:val="Normal"/>
    <w:rsid w:val="00CE6FCC"/>
    <w:pPr>
      <w:ind w:left="720" w:hanging="360"/>
      <w:contextualSpacing/>
    </w:pPr>
  </w:style>
  <w:style w:type="paragraph" w:styleId="Lista3">
    <w:name w:val="List 3"/>
    <w:basedOn w:val="Normal"/>
    <w:rsid w:val="00CE6FCC"/>
    <w:pPr>
      <w:ind w:left="1080" w:hanging="360"/>
      <w:contextualSpacing/>
    </w:pPr>
  </w:style>
  <w:style w:type="paragraph" w:styleId="Lista4">
    <w:name w:val="List 4"/>
    <w:basedOn w:val="Normal"/>
    <w:rsid w:val="00CE6FCC"/>
    <w:pPr>
      <w:ind w:left="1440" w:hanging="360"/>
      <w:contextualSpacing/>
    </w:pPr>
  </w:style>
  <w:style w:type="paragraph" w:styleId="Lista5">
    <w:name w:val="List 5"/>
    <w:basedOn w:val="Normal"/>
    <w:rsid w:val="00CE6FCC"/>
    <w:pPr>
      <w:ind w:left="1800" w:hanging="360"/>
      <w:contextualSpacing/>
    </w:pPr>
  </w:style>
  <w:style w:type="paragraph" w:styleId="Continuarlista">
    <w:name w:val="List Continue"/>
    <w:basedOn w:val="Normal"/>
    <w:rsid w:val="00CE6FCC"/>
    <w:pPr>
      <w:spacing w:after="120"/>
      <w:ind w:left="360"/>
      <w:contextualSpacing/>
    </w:pPr>
  </w:style>
  <w:style w:type="paragraph" w:styleId="Continuarlista2">
    <w:name w:val="List Continue 2"/>
    <w:basedOn w:val="Normal"/>
    <w:rsid w:val="00CE6FCC"/>
    <w:pPr>
      <w:spacing w:after="120"/>
      <w:ind w:left="720"/>
      <w:contextualSpacing/>
    </w:pPr>
  </w:style>
  <w:style w:type="paragraph" w:styleId="Continuarlista3">
    <w:name w:val="List Continue 3"/>
    <w:basedOn w:val="Normal"/>
    <w:rsid w:val="00CE6FCC"/>
    <w:pPr>
      <w:spacing w:after="120"/>
      <w:ind w:left="1080"/>
      <w:contextualSpacing/>
    </w:pPr>
  </w:style>
  <w:style w:type="paragraph" w:styleId="Continuarlista4">
    <w:name w:val="List Continue 4"/>
    <w:basedOn w:val="Normal"/>
    <w:rsid w:val="00CE6FCC"/>
    <w:pPr>
      <w:spacing w:after="120"/>
      <w:ind w:left="1440"/>
      <w:contextualSpacing/>
    </w:pPr>
  </w:style>
  <w:style w:type="paragraph" w:styleId="Continuarlista5">
    <w:name w:val="List Continue 5"/>
    <w:basedOn w:val="Normal"/>
    <w:rsid w:val="00CE6FCC"/>
    <w:pPr>
      <w:spacing w:after="120"/>
      <w:ind w:left="1800"/>
      <w:contextualSpacing/>
    </w:pPr>
  </w:style>
  <w:style w:type="paragraph" w:styleId="Textomacro">
    <w:name w:val="macro"/>
    <w:link w:val="TextomacroCar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TextomacroCar">
    <w:name w:val="Texto macro Car"/>
    <w:basedOn w:val="Fuentedeprrafopredeter"/>
    <w:link w:val="Textomacro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Tabla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media1-nfasis2">
    <w:name w:val="Medium Grid 1 Accent 2"/>
    <w:basedOn w:val="Tabla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basedOn w:val="Tabla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basedOn w:val="Tabla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edia1-nfasis3">
    <w:name w:val="Medium List 1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a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a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EncabezadodemensajeCar">
    <w:name w:val="Encabezado de mensaje Car"/>
    <w:basedOn w:val="Fuentedeprrafopredeter"/>
    <w:link w:val="Encabezadodemensaje"/>
    <w:rsid w:val="00CE6FCC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NormalWeb">
    <w:name w:val="Normal (Web)"/>
    <w:basedOn w:val="Normal"/>
    <w:rsid w:val="00CE6FCC"/>
  </w:style>
  <w:style w:type="paragraph" w:styleId="Sangranormal">
    <w:name w:val="Normal Indent"/>
    <w:basedOn w:val="Normal"/>
    <w:rsid w:val="00CE6FCC"/>
    <w:pPr>
      <w:ind w:left="720"/>
    </w:pPr>
  </w:style>
  <w:style w:type="paragraph" w:styleId="Encabezadodenota">
    <w:name w:val="Note Heading"/>
    <w:basedOn w:val="Normal"/>
    <w:next w:val="Normal"/>
    <w:link w:val="EncabezadodenotaCar"/>
    <w:rsid w:val="00CE6FCC"/>
  </w:style>
  <w:style w:type="character" w:customStyle="1" w:styleId="EncabezadodenotaCar">
    <w:name w:val="Encabezado de nota Car"/>
    <w:basedOn w:val="Fuentedeprrafopredeter"/>
    <w:link w:val="Encabezadodenota"/>
    <w:rsid w:val="00CE6FCC"/>
    <w:rPr>
      <w:sz w:val="24"/>
      <w:szCs w:val="24"/>
      <w:lang w:bidi="ar-AE"/>
    </w:rPr>
  </w:style>
  <w:style w:type="paragraph" w:styleId="Textosinformato">
    <w:name w:val="Plain Text"/>
    <w:basedOn w:val="Normal"/>
    <w:link w:val="TextosinformatoCar"/>
    <w:rsid w:val="00CE6FCC"/>
    <w:rPr>
      <w:rFonts w:ascii="Courier New" w:hAnsi="Courier New" w:cs="Courier New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rsid w:val="00CE6FCC"/>
    <w:rPr>
      <w:rFonts w:ascii="Courier New" w:hAnsi="Courier New" w:cs="Courier New"/>
      <w:lang w:bidi="ar-AE"/>
    </w:rPr>
  </w:style>
  <w:style w:type="paragraph" w:styleId="Cita">
    <w:name w:val="Quote"/>
    <w:basedOn w:val="Normal"/>
    <w:next w:val="Normal"/>
    <w:link w:val="CitaCar"/>
    <w:qFormat/>
    <w:rsid w:val="00CE6FCC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rsid w:val="00CE6FCC"/>
    <w:rPr>
      <w:i/>
      <w:iCs/>
      <w:color w:val="000000"/>
      <w:sz w:val="24"/>
      <w:szCs w:val="24"/>
      <w:lang w:bidi="ar-AE"/>
    </w:rPr>
  </w:style>
  <w:style w:type="paragraph" w:styleId="Saludo">
    <w:name w:val="Salutation"/>
    <w:basedOn w:val="Normal"/>
    <w:next w:val="Normal"/>
    <w:link w:val="SaludoCar"/>
    <w:rsid w:val="00CE6FCC"/>
  </w:style>
  <w:style w:type="character" w:customStyle="1" w:styleId="SaludoCar">
    <w:name w:val="Saludo Car"/>
    <w:basedOn w:val="Fuentedeprrafopredeter"/>
    <w:link w:val="Saludo"/>
    <w:rsid w:val="00CE6FCC"/>
    <w:rPr>
      <w:sz w:val="24"/>
      <w:szCs w:val="24"/>
      <w:lang w:bidi="ar-AE"/>
    </w:rPr>
  </w:style>
  <w:style w:type="paragraph" w:styleId="Firma">
    <w:name w:val="Signature"/>
    <w:basedOn w:val="Normal"/>
    <w:link w:val="FirmaCar"/>
    <w:rsid w:val="00CE6FCC"/>
    <w:pPr>
      <w:ind w:left="4320"/>
    </w:pPr>
  </w:style>
  <w:style w:type="character" w:customStyle="1" w:styleId="FirmaCar">
    <w:name w:val="Firma Car"/>
    <w:basedOn w:val="Fuentedeprrafopredeter"/>
    <w:link w:val="Firma"/>
    <w:rsid w:val="00CE6FCC"/>
    <w:rPr>
      <w:sz w:val="24"/>
      <w:szCs w:val="24"/>
      <w:lang w:bidi="ar-AE"/>
    </w:rPr>
  </w:style>
  <w:style w:type="table" w:styleId="Tablaconefectos3D1">
    <w:name w:val="Table 3D effects 1"/>
    <w:basedOn w:val="Tablanormal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rsid w:val="00CE6FCC"/>
    <w:pPr>
      <w:ind w:left="240" w:hanging="240"/>
    </w:pPr>
  </w:style>
  <w:style w:type="paragraph" w:styleId="Tabladeilustraciones">
    <w:name w:val="table of figures"/>
    <w:basedOn w:val="Normal"/>
    <w:next w:val="Normal"/>
    <w:rsid w:val="00CE6FCC"/>
  </w:style>
  <w:style w:type="table" w:styleId="Tablaprofesional">
    <w:name w:val="Table Professional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rsid w:val="00CE6FCC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rsid w:val="00CE6FCC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rsid w:val="00CE6FCC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rsid w:val="00CE6FCC"/>
    <w:pPr>
      <w:spacing w:before="120"/>
    </w:pPr>
    <w:rPr>
      <w:rFonts w:cs="Simplified Arabic"/>
      <w:b/>
      <w:bCs/>
    </w:rPr>
  </w:style>
  <w:style w:type="paragraph" w:styleId="TDC3">
    <w:name w:val="toc 3"/>
    <w:basedOn w:val="Normal"/>
    <w:next w:val="Normal"/>
    <w:autoRedefine/>
    <w:rsid w:val="00CE6FCC"/>
    <w:pPr>
      <w:ind w:left="480"/>
    </w:pPr>
  </w:style>
  <w:style w:type="paragraph" w:styleId="TDC4">
    <w:name w:val="toc 4"/>
    <w:basedOn w:val="Normal"/>
    <w:next w:val="Normal"/>
    <w:autoRedefine/>
    <w:rsid w:val="00CE6FCC"/>
    <w:pPr>
      <w:ind w:left="720"/>
    </w:pPr>
  </w:style>
  <w:style w:type="paragraph" w:styleId="TDC5">
    <w:name w:val="toc 5"/>
    <w:basedOn w:val="Normal"/>
    <w:next w:val="Normal"/>
    <w:autoRedefine/>
    <w:rsid w:val="00CE6FCC"/>
    <w:pPr>
      <w:ind w:left="960"/>
    </w:pPr>
  </w:style>
  <w:style w:type="paragraph" w:styleId="TDC6">
    <w:name w:val="toc 6"/>
    <w:basedOn w:val="Normal"/>
    <w:next w:val="Normal"/>
    <w:autoRedefine/>
    <w:rsid w:val="00CE6FCC"/>
    <w:pPr>
      <w:ind w:left="1200"/>
    </w:pPr>
  </w:style>
  <w:style w:type="paragraph" w:styleId="TDC7">
    <w:name w:val="toc 7"/>
    <w:basedOn w:val="Normal"/>
    <w:next w:val="Normal"/>
    <w:autoRedefine/>
    <w:rsid w:val="00CE6FCC"/>
    <w:pPr>
      <w:ind w:left="1440"/>
    </w:pPr>
  </w:style>
  <w:style w:type="paragraph" w:styleId="TDC8">
    <w:name w:val="toc 8"/>
    <w:basedOn w:val="Normal"/>
    <w:next w:val="Normal"/>
    <w:autoRedefine/>
    <w:rsid w:val="00CE6FCC"/>
    <w:pPr>
      <w:ind w:left="1680"/>
    </w:pPr>
  </w:style>
  <w:style w:type="paragraph" w:styleId="TDC9">
    <w:name w:val="toc 9"/>
    <w:basedOn w:val="Normal"/>
    <w:next w:val="Normal"/>
    <w:autoRedefine/>
    <w:rsid w:val="00CE6FCC"/>
    <w:pPr>
      <w:ind w:left="1920"/>
    </w:pPr>
  </w:style>
  <w:style w:type="paragraph" w:customStyle="1" w:styleId="Regulatory">
    <w:name w:val="Regulatory"/>
    <w:basedOn w:val="Normal"/>
    <w:next w:val="Piedepgina"/>
    <w:semiHidden/>
    <w:rsid w:val="00C62EEB"/>
    <w:pPr>
      <w:spacing w:before="120" w:line="288" w:lineRule="auto"/>
      <w:jc w:val="left"/>
    </w:pPr>
    <w:rPr>
      <w:caps/>
      <w:spacing w:val="8"/>
      <w:sz w:val="14"/>
      <w:szCs w:val="14"/>
    </w:rPr>
  </w:style>
  <w:style w:type="character" w:styleId="Textodelmarcadordeposicin">
    <w:name w:val="Placeholder Text"/>
    <w:basedOn w:val="Fuentedeprrafopredeter"/>
    <w:rsid w:val="005A06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Clifford%20Chance\Office%202016\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CUsual">
      <a:majorFont>
        <a:latin typeface="Times New Roman"/>
        <a:ea typeface="SimSun"/>
        <a:cs typeface="Simplified Arabic"/>
      </a:majorFont>
      <a:minorFont>
        <a:latin typeface="Times New Roman"/>
        <a:ea typeface="SimSun"/>
        <a:cs typeface="Simplified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4a0759-3b94-4d06-8098-01e1811a55d9">
      <Terms xmlns="http://schemas.microsoft.com/office/infopath/2007/PartnerControls"/>
    </lcf76f155ced4ddcb4097134ff3c332f>
    <TaxCatchAll xmlns="c3d2da22-7a35-4be4-8976-c0f6dd4905cb" xsi:nil="true"/>
    <Portfolio xmlns="c3d2da22-7a35-4be4-8976-c0f6dd4905c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C060F63283BA4F9BD2444B45E5A355" ma:contentTypeVersion="17" ma:contentTypeDescription="Crear nuevo documento." ma:contentTypeScope="" ma:versionID="347ba783af89f7dcfde722b8681b74e4">
  <xsd:schema xmlns:xsd="http://www.w3.org/2001/XMLSchema" xmlns:xs="http://www.w3.org/2001/XMLSchema" xmlns:p="http://schemas.microsoft.com/office/2006/metadata/properties" xmlns:ns2="1c4a0759-3b94-4d06-8098-01e1811a55d9" xmlns:ns3="c3d2da22-7a35-4be4-8976-c0f6dd4905cb" xmlns:ns4="c10e082d-611d-4ef0-b4d8-b73c8b626d05" targetNamespace="http://schemas.microsoft.com/office/2006/metadata/properties" ma:root="true" ma:fieldsID="1874b096545fcdebba4fe6dcc7070ffd" ns2:_="" ns3:_="" ns4:_="">
    <xsd:import namespace="1c4a0759-3b94-4d06-8098-01e1811a55d9"/>
    <xsd:import namespace="c3d2da22-7a35-4be4-8976-c0f6dd4905cb"/>
    <xsd:import namespace="c10e082d-611d-4ef0-b4d8-b73c8b626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Portfolio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a0759-3b94-4d06-8098-01e1811a5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157ae66-2473-4341-bcea-f76e4bea3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2da22-7a35-4be4-8976-c0f6dd4905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c74d45a-668e-4ec1-8e0f-322d210d1035}" ma:internalName="TaxCatchAll" ma:showField="CatchAllData" ma:web="c3d2da22-7a35-4be4-8976-c0f6dd490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ortfolio" ma:index="19" nillable="true" ma:displayName="Portfolio" ma:format="Dropdown" ma:indexed="true" ma:internalName="Portfolio0">
      <xsd:simpleType>
        <xsd:restriction base="dms:Choice">
          <xsd:enumeration value="Trina"/>
          <xsd:enumeration value="Verano"/>
          <xsd:enumeration value="Novasource"/>
          <xsd:enumeration value="Braux"/>
          <xsd:enumeration value="Or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e082d-611d-4ef0-b4d8-b73c8b626d05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FEE066-1E0B-46D1-AD15-E0834354CF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C11953-E956-4412-89FF-34D2EF97A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E37E6C-8F3F-4EC5-B22D-DA5DD709F49D}"/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3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Tirado</dc:creator>
  <cp:lastModifiedBy>Luis Fernando</cp:lastModifiedBy>
  <cp:revision>9</cp:revision>
  <dcterms:created xsi:type="dcterms:W3CDTF">2020-12-28T17:37:00Z</dcterms:created>
  <dcterms:modified xsi:type="dcterms:W3CDTF">2022-05-13T20:57:00Z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0x01010037C060F63283BA4F9BD2444B45E5A355</vt:lpwstr>
  </property>
</Properties>
</file>